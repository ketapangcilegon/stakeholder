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bCs w:val="0"/>
          <w:sz w:val="24"/>
          <w:szCs w:val="24"/>
        </w:rPr>
        <w:id w:val="226503701"/>
        <w:docPartObj>
          <w:docPartGallery w:val="Cover Pages"/>
          <w:docPartUnique/>
        </w:docPartObj>
      </w:sdtPr>
      <w:sdtEndPr>
        <w:rPr>
          <w:rFonts w:eastAsia="Calibri"/>
        </w:rPr>
      </w:sdtEndPr>
      <w:sdtContent>
        <w:p w14:paraId="6F3503BB" w14:textId="77777777" w:rsidR="007E6170" w:rsidRPr="003D51CD" w:rsidRDefault="007E6170" w:rsidP="007E6170">
          <w:pPr>
            <w:pStyle w:val="Heading1"/>
            <w:spacing w:before="0" w:after="0"/>
            <w:jc w:val="center"/>
            <w:rPr>
              <w:sz w:val="24"/>
              <w:szCs w:val="24"/>
              <w:lang w:val="id"/>
            </w:rPr>
          </w:pPr>
          <w:r>
            <w:rPr>
              <w:sz w:val="24"/>
              <w:szCs w:val="24"/>
              <w:lang w:val="id"/>
            </w:rPr>
            <w:t>PROPOSAL PENELITIAN</w:t>
          </w:r>
        </w:p>
        <w:p w14:paraId="5FDD19C3" w14:textId="77777777" w:rsidR="007E6170" w:rsidRPr="00782535" w:rsidRDefault="007E6170" w:rsidP="007E6170">
          <w:pPr>
            <w:pStyle w:val="Heading1"/>
            <w:spacing w:before="0" w:after="0"/>
            <w:jc w:val="center"/>
            <w:rPr>
              <w:sz w:val="24"/>
              <w:szCs w:val="24"/>
            </w:rPr>
          </w:pPr>
          <w:r>
            <w:rPr>
              <w:sz w:val="24"/>
              <w:szCs w:val="24"/>
            </w:rPr>
            <w:t>TUGAS AKHIR PROGRAM MAGISTER (TAPM)</w:t>
          </w:r>
        </w:p>
        <w:p w14:paraId="40323F5B" w14:textId="3F2B9FE1" w:rsidR="007E6170" w:rsidRPr="00782535" w:rsidRDefault="007E6170" w:rsidP="007E6170">
          <w:pPr>
            <w:pStyle w:val="Heading1"/>
            <w:spacing w:line="276" w:lineRule="auto"/>
            <w:jc w:val="center"/>
          </w:pPr>
        </w:p>
        <w:p w14:paraId="62B56704" w14:textId="77777777" w:rsidR="007E6170" w:rsidRPr="00782535" w:rsidRDefault="007E6170" w:rsidP="007E6170">
          <w:pPr>
            <w:pStyle w:val="Heading1"/>
            <w:spacing w:line="276" w:lineRule="auto"/>
            <w:jc w:val="center"/>
          </w:pPr>
          <w:commentRangeStart w:id="0"/>
          <w:commentRangeStart w:id="1"/>
          <w:r>
            <w:t>PENGELOLAAN PERIKANAN TANGKAP BERKELANJUTAN DI KOTA CILEGON: STRATEGI KEBIJAKAN PARTISIPATIF BERBASIS PERSEPSI DAN PERAN STAKEHOLDER</w:t>
          </w:r>
          <w:commentRangeEnd w:id="0"/>
          <w:r>
            <w:rPr>
              <w:rStyle w:val="CommentReference"/>
              <w:sz w:val="28"/>
              <w:szCs w:val="28"/>
            </w:rPr>
            <w:commentReference w:id="0"/>
          </w:r>
          <w:commentRangeEnd w:id="1"/>
          <w:r>
            <w:rPr>
              <w:rStyle w:val="CommentReference"/>
              <w:b w:val="0"/>
              <w:bCs w:val="0"/>
            </w:rPr>
            <w:commentReference w:id="1"/>
          </w:r>
        </w:p>
        <w:p w14:paraId="643DDFF0" w14:textId="77777777" w:rsidR="007E6170" w:rsidRPr="00782535" w:rsidRDefault="007E6170" w:rsidP="007E6170">
          <w:pPr>
            <w:pStyle w:val="Heading1"/>
            <w:spacing w:line="276" w:lineRule="auto"/>
            <w:jc w:val="center"/>
          </w:pPr>
        </w:p>
        <w:p w14:paraId="34C4F213" w14:textId="77777777" w:rsidR="007E6170" w:rsidRPr="00782535" w:rsidRDefault="007E6170" w:rsidP="007E6170">
          <w:pPr>
            <w:pStyle w:val="Heading1"/>
            <w:spacing w:before="0" w:after="0"/>
            <w:jc w:val="center"/>
            <w:rPr>
              <w:sz w:val="24"/>
              <w:szCs w:val="24"/>
            </w:rPr>
          </w:pPr>
          <w:r>
            <w:rPr>
              <w:sz w:val="24"/>
              <w:szCs w:val="24"/>
            </w:rPr>
            <w:t xml:space="preserve">Disusun sebagai salah satu syarat untuk memperoleh gelar Magister </w:t>
          </w:r>
        </w:p>
        <w:p w14:paraId="02878E5C" w14:textId="77777777" w:rsidR="007E6170" w:rsidRPr="00782535" w:rsidRDefault="007E6170" w:rsidP="007E6170">
          <w:pPr>
            <w:pStyle w:val="Heading1"/>
            <w:spacing w:before="0" w:after="0"/>
            <w:jc w:val="center"/>
            <w:rPr>
              <w:sz w:val="24"/>
              <w:szCs w:val="24"/>
            </w:rPr>
          </w:pPr>
          <w:r>
            <w:rPr>
              <w:sz w:val="24"/>
              <w:szCs w:val="24"/>
            </w:rPr>
            <w:t>Manajemen Perikanan</w:t>
          </w:r>
        </w:p>
        <w:p w14:paraId="256D0F87" w14:textId="77777777" w:rsidR="007E6170" w:rsidRPr="00782535" w:rsidRDefault="007E6170" w:rsidP="007E6170">
          <w:pPr>
            <w:pStyle w:val="Heading1"/>
            <w:spacing w:line="276" w:lineRule="auto"/>
            <w:jc w:val="center"/>
          </w:pPr>
        </w:p>
        <w:p w14:paraId="63F9790C" w14:textId="77777777" w:rsidR="007E6170" w:rsidRPr="00782535" w:rsidRDefault="007E6170" w:rsidP="007E6170">
          <w:pPr>
            <w:pStyle w:val="Heading1"/>
            <w:spacing w:line="276" w:lineRule="auto"/>
            <w:jc w:val="center"/>
          </w:pPr>
        </w:p>
        <w:p w14:paraId="74A5AB61" w14:textId="77777777" w:rsidR="007E6170" w:rsidRPr="00782535" w:rsidRDefault="007E6170" w:rsidP="007E6170">
          <w:pPr>
            <w:pStyle w:val="Heading1"/>
            <w:spacing w:line="276" w:lineRule="auto"/>
            <w:jc w:val="center"/>
          </w:pPr>
          <w:r>
            <w:rPr>
              <w:noProof/>
            </w:rPr>
            <w:drawing>
              <wp:anchor distT="0" distB="0" distL="114300" distR="114300" simplePos="0" relativeHeight="251714560" behindDoc="0" locked="0" layoutInCell="1" allowOverlap="1" wp14:anchorId="4FD29736" wp14:editId="6132CAEC">
                <wp:simplePos x="0" y="0"/>
                <wp:positionH relativeFrom="margin">
                  <wp:posOffset>1788622</wp:posOffset>
                </wp:positionH>
                <wp:positionV relativeFrom="paragraph">
                  <wp:posOffset>146281</wp:posOffset>
                </wp:positionV>
                <wp:extent cx="1683327" cy="12624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5465" cy="12640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ACA945" w14:textId="77777777" w:rsidR="007E6170" w:rsidRPr="00782535" w:rsidRDefault="007E6170" w:rsidP="007E6170">
          <w:pPr>
            <w:pStyle w:val="Heading1"/>
            <w:spacing w:line="276" w:lineRule="auto"/>
            <w:jc w:val="center"/>
          </w:pPr>
        </w:p>
        <w:p w14:paraId="04E66774" w14:textId="77777777" w:rsidR="007E6170" w:rsidRPr="00782535" w:rsidRDefault="007E6170" w:rsidP="007E6170">
          <w:pPr>
            <w:pStyle w:val="Heading1"/>
            <w:spacing w:line="276" w:lineRule="auto"/>
            <w:jc w:val="center"/>
          </w:pPr>
        </w:p>
        <w:p w14:paraId="161B8723" w14:textId="77777777" w:rsidR="007E6170" w:rsidRPr="00782535" w:rsidRDefault="007E6170" w:rsidP="007E6170">
          <w:pPr>
            <w:pStyle w:val="Heading1"/>
            <w:spacing w:line="276" w:lineRule="auto"/>
            <w:jc w:val="center"/>
          </w:pPr>
        </w:p>
        <w:p w14:paraId="05312B6C" w14:textId="2DAE9460" w:rsidR="007E6170" w:rsidRDefault="007E6170" w:rsidP="007E6170">
          <w:pPr>
            <w:pStyle w:val="Heading1"/>
            <w:spacing w:line="276" w:lineRule="auto"/>
            <w:jc w:val="center"/>
          </w:pPr>
        </w:p>
        <w:p w14:paraId="1D7EE8A1" w14:textId="77777777" w:rsidR="00460721" w:rsidRPr="00782535" w:rsidRDefault="00460721" w:rsidP="007E6170">
          <w:pPr>
            <w:pStyle w:val="Heading1"/>
            <w:spacing w:line="276" w:lineRule="auto"/>
            <w:jc w:val="center"/>
          </w:pPr>
        </w:p>
        <w:p w14:paraId="4A5B7054" w14:textId="77777777" w:rsidR="007E6170" w:rsidRPr="00782535" w:rsidRDefault="007E6170" w:rsidP="007E6170">
          <w:pPr>
            <w:pStyle w:val="Heading1"/>
            <w:spacing w:before="0" w:after="0" w:line="276" w:lineRule="auto"/>
            <w:jc w:val="center"/>
            <w:rPr>
              <w:sz w:val="24"/>
              <w:szCs w:val="24"/>
            </w:rPr>
          </w:pPr>
          <w:r>
            <w:rPr>
              <w:sz w:val="24"/>
              <w:szCs w:val="24"/>
            </w:rPr>
            <w:t>Ridwan Sugiarto</w:t>
          </w:r>
        </w:p>
        <w:p w14:paraId="30F112CB" w14:textId="77777777" w:rsidR="007E6170" w:rsidRPr="00782535" w:rsidRDefault="007E6170" w:rsidP="007E6170">
          <w:pPr>
            <w:pStyle w:val="Heading1"/>
            <w:spacing w:before="0" w:after="0" w:line="276" w:lineRule="auto"/>
            <w:jc w:val="center"/>
            <w:rPr>
              <w:sz w:val="24"/>
              <w:szCs w:val="24"/>
            </w:rPr>
          </w:pPr>
          <w:r>
            <w:rPr>
              <w:sz w:val="24"/>
              <w:szCs w:val="24"/>
            </w:rPr>
            <w:t>NIM: 501212396</w:t>
          </w:r>
        </w:p>
        <w:p w14:paraId="2B6ACC24" w14:textId="77777777" w:rsidR="007E6170" w:rsidRPr="00782535" w:rsidRDefault="007E6170" w:rsidP="007E6170">
          <w:pPr>
            <w:pStyle w:val="Heading1"/>
            <w:spacing w:line="276" w:lineRule="auto"/>
            <w:jc w:val="center"/>
          </w:pPr>
        </w:p>
        <w:p w14:paraId="3B26451D" w14:textId="77777777" w:rsidR="007E6170" w:rsidRPr="00782535" w:rsidRDefault="007E6170" w:rsidP="007E6170">
          <w:pPr>
            <w:pStyle w:val="Heading1"/>
            <w:spacing w:line="276" w:lineRule="auto"/>
            <w:jc w:val="center"/>
          </w:pPr>
        </w:p>
        <w:p w14:paraId="463640AD" w14:textId="77777777" w:rsidR="007E6170" w:rsidRPr="00782535" w:rsidRDefault="007E6170" w:rsidP="007E6170">
          <w:pPr>
            <w:pStyle w:val="Heading1"/>
            <w:spacing w:line="276" w:lineRule="auto"/>
            <w:jc w:val="center"/>
          </w:pPr>
        </w:p>
        <w:p w14:paraId="2A5C1034" w14:textId="77777777" w:rsidR="007E6170" w:rsidRPr="00782535" w:rsidRDefault="007E6170" w:rsidP="00460721">
          <w:pPr>
            <w:pStyle w:val="Heading1"/>
            <w:spacing w:before="0" w:after="0"/>
            <w:jc w:val="center"/>
            <w:rPr>
              <w:sz w:val="24"/>
              <w:szCs w:val="24"/>
            </w:rPr>
          </w:pPr>
          <w:r>
            <w:rPr>
              <w:sz w:val="24"/>
              <w:szCs w:val="24"/>
            </w:rPr>
            <w:t>SEKOLAH PASCASARJANA</w:t>
          </w:r>
        </w:p>
        <w:p w14:paraId="28E66F30" w14:textId="77777777" w:rsidR="007E6170" w:rsidRPr="00782535" w:rsidRDefault="007E6170" w:rsidP="00460721">
          <w:pPr>
            <w:pStyle w:val="Heading1"/>
            <w:spacing w:before="0" w:after="0"/>
            <w:jc w:val="center"/>
            <w:rPr>
              <w:sz w:val="24"/>
              <w:szCs w:val="24"/>
              <w:lang w:val="id"/>
            </w:rPr>
          </w:pPr>
          <w:r>
            <w:rPr>
              <w:sz w:val="24"/>
              <w:szCs w:val="24"/>
              <w:lang w:val="id"/>
            </w:rPr>
            <w:t>UNIVERSITAS TERBUKA</w:t>
          </w:r>
        </w:p>
        <w:p w14:paraId="4F8EE72E" w14:textId="77777777" w:rsidR="00460721" w:rsidRDefault="00460721" w:rsidP="00460721">
          <w:pPr>
            <w:tabs>
              <w:tab w:val="left" w:pos="0"/>
            </w:tabs>
            <w:jc w:val="center"/>
            <w:rPr>
              <w:b/>
              <w:bCs/>
              <w:lang w:val="id"/>
            </w:rPr>
          </w:pPr>
          <w:r>
            <w:rPr>
              <w:b/>
              <w:bCs/>
              <w:lang w:val="id"/>
            </w:rPr>
            <w:t>KEMENTERIAN PENDIDIKAN TINGGI, SAINS,  DAN TEKNOLOGI</w:t>
          </w:r>
        </w:p>
        <w:p w14:paraId="5452EC2F" w14:textId="77777777" w:rsidR="009B2421" w:rsidRDefault="007E6170" w:rsidP="009B2421">
          <w:pPr>
            <w:tabs>
              <w:tab w:val="left" w:pos="0"/>
            </w:tabs>
            <w:jc w:val="center"/>
            <w:rPr>
              <w:b/>
              <w:bCs/>
            </w:rPr>
            <w:sectPr w:rsidR="009B2421" w:rsidSect="00641A68">
              <w:headerReference w:type="default" r:id="rId13"/>
              <w:footerReference w:type="default" r:id="rId14"/>
              <w:headerReference w:type="first" r:id="rId15"/>
              <w:pgSz w:w="11906" w:h="16838" w:code="9"/>
              <w:pgMar w:top="1440" w:right="1440" w:bottom="1440" w:left="2019" w:header="1134" w:footer="709" w:gutter="0"/>
              <w:pgNumType w:start="0"/>
              <w:cols w:space="720"/>
              <w:titlePg/>
              <w:docGrid w:linePitch="360"/>
            </w:sectPr>
          </w:pPr>
          <w:r>
            <w:rPr>
              <w:b/>
              <w:bCs/>
            </w:rPr>
            <w:t>2026</w:t>
          </w:r>
        </w:p>
        <w:p w14:paraId="66E668DF" w14:textId="6B4BC1B3" w:rsidR="007E6170" w:rsidRDefault="00227A96" w:rsidP="009B2421">
          <w:pPr>
            <w:tabs>
              <w:tab w:val="left" w:pos="0"/>
            </w:tabs>
            <w:jc w:val="center"/>
            <w:rPr>
              <w:rFonts w:eastAsia="Calibri"/>
              <w:b/>
            </w:rPr>
          </w:pPr>
        </w:p>
      </w:sdtContent>
    </w:sdt>
    <w:p w14:paraId="447F5784" w14:textId="617E0FC7" w:rsidR="000479ED" w:rsidRDefault="000479ED" w:rsidP="000A2081">
      <w:pPr>
        <w:tabs>
          <w:tab w:val="left" w:pos="0"/>
        </w:tabs>
        <w:spacing w:line="360" w:lineRule="auto"/>
        <w:jc w:val="center"/>
        <w:rPr>
          <w:rFonts w:eastAsia="Calibri"/>
          <w:b/>
          <w:bCs/>
          <w:lang w:val="sv-SE"/>
        </w:rPr>
      </w:pPr>
      <w:r>
        <w:rPr>
          <w:rFonts w:eastAsia="Calibri"/>
          <w:b/>
          <w:bCs/>
          <w:lang w:val="sv-SE"/>
        </w:rPr>
        <w:t>DAFTAR ISI</w:t>
      </w:r>
    </w:p>
    <w:p w14:paraId="3956B4CF" w14:textId="77777777" w:rsidR="000A2081" w:rsidRPr="000479ED" w:rsidRDefault="000A2081" w:rsidP="000A2081">
      <w:pPr>
        <w:tabs>
          <w:tab w:val="left" w:pos="0"/>
        </w:tabs>
        <w:spacing w:line="360" w:lineRule="auto"/>
        <w:jc w:val="center"/>
        <w:rPr>
          <w:rFonts w:eastAsia="Calibri"/>
          <w:b/>
          <w:bCs/>
          <w:lang w:val="id-ID"/>
        </w:rPr>
      </w:pPr>
    </w:p>
    <w:p w14:paraId="644D427C" w14:textId="4E6342D0" w:rsidR="000479ED" w:rsidRPr="000479ED" w:rsidRDefault="000479ED" w:rsidP="000479ED">
      <w:pPr>
        <w:spacing w:line="360" w:lineRule="auto"/>
        <w:ind w:left="7200" w:right="51" w:hanging="679"/>
        <w:rPr>
          <w:rFonts w:eastAsia="Calibri"/>
          <w:lang w:val="id-ID"/>
        </w:rPr>
      </w:pPr>
      <w:r>
        <w:rPr>
          <w:rFonts w:eastAsia="Calibri"/>
          <w:lang w:val="id-ID"/>
        </w:rPr>
        <w:t xml:space="preserve">    </w:t>
      </w:r>
      <w:r>
        <w:rPr>
          <w:rFonts w:eastAsia="Calibri"/>
          <w:lang w:val="id-ID"/>
        </w:rPr>
        <w:tab/>
        <w:t xml:space="preserve">Halaman    </w:t>
      </w:r>
    </w:p>
    <w:p w14:paraId="02FC7F98" w14:textId="33383FB2" w:rsidR="000479ED" w:rsidRPr="000479ED" w:rsidRDefault="000A2081" w:rsidP="000479ED">
      <w:pPr>
        <w:keepNext/>
        <w:tabs>
          <w:tab w:val="right" w:leader="dot" w:pos="8222"/>
        </w:tabs>
        <w:ind w:right="51"/>
        <w:outlineLvl w:val="0"/>
        <w:rPr>
          <w:kern w:val="32"/>
          <w:lang w:val="sv-SE"/>
        </w:rPr>
      </w:pPr>
      <w:r>
        <w:t>Abstrak</w:t>
      </w:r>
      <w:r>
        <w:rPr>
          <w:kern w:val="32"/>
          <w:lang w:val="id-ID"/>
        </w:rPr>
        <w:tab/>
        <w:t xml:space="preserve">  </w:t>
      </w:r>
    </w:p>
    <w:p w14:paraId="2BB796F4" w14:textId="0FF0568D" w:rsidR="000479ED" w:rsidRPr="000479ED" w:rsidRDefault="000A2081" w:rsidP="000479ED">
      <w:pPr>
        <w:keepNext/>
        <w:tabs>
          <w:tab w:val="right" w:leader="dot" w:pos="8222"/>
        </w:tabs>
        <w:ind w:right="51"/>
        <w:outlineLvl w:val="0"/>
        <w:rPr>
          <w:kern w:val="32"/>
          <w:lang w:val="sv-SE"/>
        </w:rPr>
      </w:pPr>
      <w:r>
        <w:t>Lembar Persetujuan</w:t>
      </w:r>
      <w:r>
        <w:rPr>
          <w:kern w:val="32"/>
          <w:lang w:val="sv-SE"/>
        </w:rPr>
        <w:tab/>
      </w:r>
      <w:r>
        <w:rPr>
          <w:kern w:val="32"/>
          <w:lang w:val="id-ID"/>
        </w:rPr>
        <w:t xml:space="preserve">  </w:t>
      </w:r>
    </w:p>
    <w:p w14:paraId="3D26D2FA" w14:textId="12350C42" w:rsidR="000479ED" w:rsidRPr="000479ED" w:rsidRDefault="000A2081" w:rsidP="000479ED">
      <w:pPr>
        <w:keepNext/>
        <w:tabs>
          <w:tab w:val="right" w:leader="dot" w:pos="8222"/>
        </w:tabs>
        <w:ind w:right="51"/>
        <w:outlineLvl w:val="0"/>
        <w:rPr>
          <w:kern w:val="32"/>
          <w:lang w:val="sv-SE"/>
        </w:rPr>
      </w:pPr>
      <w:r>
        <w:t>Lembar Pengesahan</w:t>
      </w:r>
      <w:r>
        <w:rPr>
          <w:kern w:val="32"/>
          <w:lang w:val="id-ID"/>
        </w:rPr>
        <w:tab/>
        <w:t xml:space="preserve">  </w:t>
      </w:r>
    </w:p>
    <w:p w14:paraId="1578A47A" w14:textId="1823F9D3" w:rsidR="000479ED" w:rsidRPr="000479ED" w:rsidRDefault="000A2081" w:rsidP="000479ED">
      <w:pPr>
        <w:tabs>
          <w:tab w:val="right" w:leader="dot" w:pos="8222"/>
        </w:tabs>
        <w:ind w:right="51"/>
        <w:rPr>
          <w:rFonts w:eastAsia="Calibri"/>
        </w:rPr>
      </w:pPr>
      <w:r>
        <w:t>Kata Pengantar</w:t>
      </w:r>
      <w:r>
        <w:rPr>
          <w:rFonts w:eastAsia="Calibri"/>
          <w:lang w:val="id-ID"/>
        </w:rPr>
        <w:tab/>
      </w:r>
    </w:p>
    <w:p w14:paraId="504AA620" w14:textId="3733CFD2" w:rsidR="000479ED" w:rsidRPr="000479ED" w:rsidRDefault="000A2081" w:rsidP="000479ED">
      <w:pPr>
        <w:tabs>
          <w:tab w:val="right" w:leader="dot" w:pos="8222"/>
        </w:tabs>
        <w:ind w:right="51"/>
        <w:rPr>
          <w:rFonts w:eastAsia="Calibri"/>
        </w:rPr>
      </w:pPr>
      <w:r>
        <w:t>Riwayat Hidup</w:t>
      </w:r>
      <w:r>
        <w:rPr>
          <w:rFonts w:eastAsia="Calibri"/>
          <w:lang w:val="id-ID"/>
        </w:rPr>
        <w:tab/>
      </w:r>
    </w:p>
    <w:p w14:paraId="5AD3F03E" w14:textId="244D0E34" w:rsidR="000479ED" w:rsidRPr="00520DCA" w:rsidRDefault="000A2081" w:rsidP="000479ED">
      <w:pPr>
        <w:tabs>
          <w:tab w:val="right" w:leader="dot" w:pos="8222"/>
        </w:tabs>
        <w:ind w:right="51"/>
        <w:rPr>
          <w:rFonts w:eastAsia="Calibri"/>
        </w:rPr>
      </w:pPr>
      <w:r>
        <w:t>Daftar Isi</w:t>
      </w:r>
      <w:r>
        <w:rPr>
          <w:rFonts w:eastAsia="Calibri"/>
          <w:lang w:val="id-ID"/>
        </w:rPr>
        <w:tab/>
      </w:r>
      <w:ins w:id="7" w:author="Ridwan S" w:date="2026-10-03T08:22:00Z">
        <w:r w:rsidR="00520DCA">
          <w:rPr>
            <w:rFonts w:eastAsia="Calibri"/>
          </w:rPr>
          <w:t>i</w:t>
        </w:r>
      </w:ins>
    </w:p>
    <w:p w14:paraId="5BF4E8BD" w14:textId="1E96B123" w:rsidR="000A2081" w:rsidRPr="000479ED" w:rsidRDefault="000A2081" w:rsidP="000A2081">
      <w:pPr>
        <w:keepNext/>
        <w:tabs>
          <w:tab w:val="right" w:leader="dot" w:pos="8222"/>
        </w:tabs>
        <w:ind w:right="51"/>
        <w:outlineLvl w:val="0"/>
        <w:rPr>
          <w:kern w:val="32"/>
          <w:lang w:val="sv-SE"/>
        </w:rPr>
      </w:pPr>
      <w:r>
        <w:t xml:space="preserve">Daftar </w:t>
      </w:r>
      <w:ins w:id="8" w:author="Ridwan S" w:date="2026-10-03T08:22:00Z">
        <w:r w:rsidR="00520DCA">
          <w:t>Tabel</w:t>
        </w:r>
      </w:ins>
      <w:del w:id="9" w:author="Ridwan S" w:date="2026-10-03T08:22:00Z">
        <w:r w:rsidDel="00520DCA">
          <w:delText>Bagan</w:delText>
        </w:r>
      </w:del>
      <w:r>
        <w:rPr>
          <w:kern w:val="32"/>
          <w:lang w:val="sv-SE"/>
        </w:rPr>
        <w:tab/>
      </w:r>
      <w:ins w:id="10" w:author="Ridwan S" w:date="2026-10-03T08:22:00Z">
        <w:r w:rsidR="00520DCA">
          <w:rPr>
            <w:kern w:val="32"/>
            <w:lang w:val="sv-SE"/>
          </w:rPr>
          <w:t>ii</w:t>
        </w:r>
      </w:ins>
      <w:r>
        <w:rPr>
          <w:kern w:val="32"/>
          <w:lang w:val="id-ID"/>
        </w:rPr>
        <w:t xml:space="preserve">  </w:t>
      </w:r>
    </w:p>
    <w:p w14:paraId="6204DE00" w14:textId="13152C4D" w:rsidR="00520DCA" w:rsidRPr="00520DCA" w:rsidRDefault="000A2081" w:rsidP="000A2081">
      <w:pPr>
        <w:keepNext/>
        <w:tabs>
          <w:tab w:val="right" w:leader="dot" w:pos="8222"/>
        </w:tabs>
        <w:ind w:right="51"/>
        <w:outlineLvl w:val="0"/>
        <w:rPr>
          <w:ins w:id="11" w:author="Ridwan S" w:date="2026-10-03T08:22:00Z"/>
          <w:kern w:val="32"/>
          <w:rPrChange w:id="12" w:author="Ridwan S" w:date="2026-10-03T08:22:00Z">
            <w:rPr>
              <w:ins w:id="13" w:author="Ridwan S" w:date="2026-10-03T08:22:00Z"/>
              <w:kern w:val="32"/>
              <w:lang w:val="id-ID"/>
            </w:rPr>
          </w:rPrChange>
        </w:rPr>
      </w:pPr>
      <w:r>
        <w:t>Daftar</w:t>
      </w:r>
      <w:del w:id="14" w:author="Ridwan S" w:date="2026-10-03T08:22:00Z">
        <w:r w:rsidDel="00520DCA">
          <w:delText xml:space="preserve"> Tabel</w:delText>
        </w:r>
      </w:del>
      <w:ins w:id="15" w:author="Ridwan S" w:date="2026-10-03T08:22:00Z">
        <w:r w:rsidR="00520DCA" w:rsidRPr="00520DCA">
          <w:t xml:space="preserve"> </w:t>
        </w:r>
        <w:r w:rsidR="00520DCA">
          <w:t>Bagan</w:t>
        </w:r>
      </w:ins>
      <w:r>
        <w:rPr>
          <w:kern w:val="32"/>
          <w:lang w:val="id-ID"/>
        </w:rPr>
        <w:tab/>
      </w:r>
      <w:ins w:id="16" w:author="Ridwan S" w:date="2026-10-03T08:22:00Z">
        <w:r w:rsidR="00520DCA">
          <w:rPr>
            <w:kern w:val="32"/>
          </w:rPr>
          <w:t>iii</w:t>
        </w:r>
      </w:ins>
    </w:p>
    <w:p w14:paraId="794D4F56" w14:textId="7F99A57A" w:rsidR="00520DCA" w:rsidRPr="00520DCA" w:rsidRDefault="000A2081" w:rsidP="00520DCA">
      <w:pPr>
        <w:keepNext/>
        <w:tabs>
          <w:tab w:val="right" w:leader="dot" w:pos="8222"/>
        </w:tabs>
        <w:ind w:right="51"/>
        <w:outlineLvl w:val="0"/>
        <w:rPr>
          <w:ins w:id="17" w:author="Ridwan S" w:date="2026-10-03T08:22:00Z"/>
          <w:kern w:val="32"/>
          <w:rPrChange w:id="18" w:author="Ridwan S" w:date="2026-10-03T08:22:00Z">
            <w:rPr>
              <w:ins w:id="19" w:author="Ridwan S" w:date="2026-10-03T08:22:00Z"/>
              <w:kern w:val="32"/>
              <w:lang w:val="id-ID"/>
            </w:rPr>
          </w:rPrChange>
        </w:rPr>
      </w:pPr>
      <w:del w:id="20" w:author="Ridwan S" w:date="2026-10-03T08:22:00Z">
        <w:r w:rsidDel="00520DCA">
          <w:rPr>
            <w:kern w:val="32"/>
            <w:lang w:val="id-ID"/>
          </w:rPr>
          <w:delText xml:space="preserve">  </w:delText>
        </w:r>
      </w:del>
      <w:ins w:id="21" w:author="Ridwan S" w:date="2026-10-03T08:22:00Z">
        <w:r w:rsidR="00520DCA">
          <w:t>Daftar</w:t>
        </w:r>
        <w:r w:rsidR="00520DCA" w:rsidRPr="00520DCA">
          <w:t xml:space="preserve"> </w:t>
        </w:r>
        <w:r w:rsidR="00520DCA">
          <w:t>Gambar</w:t>
        </w:r>
        <w:r w:rsidR="00520DCA">
          <w:rPr>
            <w:kern w:val="32"/>
            <w:lang w:val="id-ID"/>
          </w:rPr>
          <w:tab/>
        </w:r>
        <w:r w:rsidR="00520DCA">
          <w:rPr>
            <w:kern w:val="32"/>
          </w:rPr>
          <w:t>i</w:t>
        </w:r>
      </w:ins>
      <w:ins w:id="22" w:author="Ridwan S" w:date="2026-10-03T08:23:00Z">
        <w:r w:rsidR="00520DCA">
          <w:rPr>
            <w:kern w:val="32"/>
          </w:rPr>
          <w:t>v</w:t>
        </w:r>
      </w:ins>
    </w:p>
    <w:p w14:paraId="5D9171BA" w14:textId="0BAAB651" w:rsidR="000A2081" w:rsidRPr="000479ED" w:rsidDel="00520DCA" w:rsidRDefault="000A2081" w:rsidP="000A2081">
      <w:pPr>
        <w:keepNext/>
        <w:tabs>
          <w:tab w:val="right" w:leader="dot" w:pos="8222"/>
        </w:tabs>
        <w:ind w:right="51"/>
        <w:outlineLvl w:val="0"/>
        <w:rPr>
          <w:del w:id="23" w:author="Ridwan S" w:date="2026-10-03T08:22:00Z"/>
          <w:kern w:val="32"/>
          <w:lang w:val="sv-SE"/>
        </w:rPr>
      </w:pPr>
    </w:p>
    <w:p w14:paraId="2FC4D46C" w14:textId="1439BE72" w:rsidR="000A2081" w:rsidRPr="000479ED" w:rsidRDefault="000A2081" w:rsidP="000A2081">
      <w:pPr>
        <w:tabs>
          <w:tab w:val="right" w:leader="dot" w:pos="8222"/>
        </w:tabs>
        <w:ind w:right="51"/>
        <w:rPr>
          <w:rFonts w:eastAsia="Calibri"/>
        </w:rPr>
      </w:pPr>
      <w:r>
        <w:t>Daftar Lampiran</w:t>
      </w:r>
      <w:r>
        <w:rPr>
          <w:rFonts w:eastAsia="Calibri"/>
          <w:lang w:val="id-ID"/>
        </w:rPr>
        <w:tab/>
      </w:r>
    </w:p>
    <w:p w14:paraId="0FB45377" w14:textId="77777777" w:rsidR="000479ED" w:rsidRPr="000479ED" w:rsidRDefault="000479ED" w:rsidP="000479ED">
      <w:pPr>
        <w:tabs>
          <w:tab w:val="right" w:leader="dot" w:pos="8222"/>
        </w:tabs>
        <w:spacing w:line="276" w:lineRule="auto"/>
        <w:ind w:right="51"/>
        <w:rPr>
          <w:rFonts w:eastAsia="Calibri"/>
          <w:lang w:val="id-ID"/>
        </w:rPr>
      </w:pPr>
    </w:p>
    <w:p w14:paraId="13F2C703" w14:textId="552036DA" w:rsidR="000479ED" w:rsidRPr="000479ED" w:rsidRDefault="000A2081" w:rsidP="000479ED">
      <w:pPr>
        <w:tabs>
          <w:tab w:val="right" w:leader="dot" w:pos="8222"/>
        </w:tabs>
        <w:ind w:right="51"/>
        <w:rPr>
          <w:rFonts w:eastAsia="Calibri"/>
        </w:rPr>
      </w:pPr>
      <w:r>
        <w:rPr>
          <w:rFonts w:eastAsia="Calibri"/>
          <w:b/>
        </w:rPr>
        <w:t>BAB I PENDAHULUAN</w:t>
      </w:r>
      <w:r>
        <w:rPr>
          <w:rFonts w:eastAsia="Calibri"/>
          <w:lang w:val="id-ID"/>
        </w:rPr>
        <w:tab/>
      </w:r>
      <w:r>
        <w:rPr>
          <w:rFonts w:eastAsia="Calibri"/>
        </w:rPr>
        <w:t>1</w:t>
      </w:r>
    </w:p>
    <w:p w14:paraId="63C97C34" w14:textId="25B453FA" w:rsidR="000479ED" w:rsidRPr="000479ED" w:rsidRDefault="000A2081" w:rsidP="000479ED">
      <w:pPr>
        <w:tabs>
          <w:tab w:val="right" w:leader="dot" w:pos="8222"/>
        </w:tabs>
        <w:ind w:right="51"/>
        <w:rPr>
          <w:rFonts w:eastAsia="Calibri"/>
        </w:rPr>
      </w:pPr>
      <w:r>
        <w:t>A. Latar Belakang Masalah</w:t>
      </w:r>
      <w:r>
        <w:rPr>
          <w:rFonts w:eastAsia="Calibri"/>
          <w:lang w:val="id-ID"/>
        </w:rPr>
        <w:tab/>
      </w:r>
      <w:r>
        <w:rPr>
          <w:rFonts w:eastAsia="Calibri"/>
        </w:rPr>
        <w:t>1</w:t>
      </w:r>
    </w:p>
    <w:p w14:paraId="43AEC6FC" w14:textId="7AA62FFB" w:rsidR="000479ED" w:rsidRPr="00B82596" w:rsidRDefault="000A2081" w:rsidP="000479ED">
      <w:pPr>
        <w:tabs>
          <w:tab w:val="right" w:leader="dot" w:pos="8222"/>
        </w:tabs>
        <w:ind w:right="51"/>
        <w:rPr>
          <w:rFonts w:eastAsia="Calibri"/>
        </w:rPr>
      </w:pPr>
      <w:r>
        <w:t>B. Perumusan Masalah</w:t>
      </w:r>
      <w:r>
        <w:rPr>
          <w:rFonts w:eastAsia="Calibri"/>
          <w:lang w:val="id-ID"/>
        </w:rPr>
        <w:tab/>
      </w:r>
      <w:r>
        <w:rPr>
          <w:rFonts w:eastAsia="Calibri"/>
        </w:rPr>
        <w:t>3</w:t>
      </w:r>
    </w:p>
    <w:p w14:paraId="7CB3E735" w14:textId="7E63A373" w:rsidR="000A2081" w:rsidRPr="00B82596" w:rsidRDefault="000A2081" w:rsidP="000A2081">
      <w:pPr>
        <w:tabs>
          <w:tab w:val="right" w:leader="dot" w:pos="8222"/>
        </w:tabs>
        <w:ind w:right="51"/>
        <w:rPr>
          <w:rFonts w:eastAsia="Calibri"/>
        </w:rPr>
      </w:pPr>
      <w:r>
        <w:t>C. Tujuan Penelitian</w:t>
      </w:r>
      <w:r>
        <w:rPr>
          <w:rFonts w:eastAsia="Calibri"/>
          <w:lang w:val="id-ID"/>
        </w:rPr>
        <w:tab/>
      </w:r>
      <w:r>
        <w:rPr>
          <w:rFonts w:eastAsia="Calibri"/>
        </w:rPr>
        <w:t>4</w:t>
      </w:r>
    </w:p>
    <w:p w14:paraId="3B7CB119" w14:textId="1024BD7F" w:rsidR="000A2081" w:rsidRPr="000479ED" w:rsidRDefault="000A2081" w:rsidP="000A2081">
      <w:pPr>
        <w:tabs>
          <w:tab w:val="right" w:leader="dot" w:pos="8222"/>
        </w:tabs>
        <w:ind w:right="51"/>
        <w:rPr>
          <w:rFonts w:eastAsia="Calibri"/>
        </w:rPr>
      </w:pPr>
      <w:r>
        <w:t>D. Manfaat Penelitian</w:t>
      </w:r>
      <w:r>
        <w:rPr>
          <w:rFonts w:eastAsia="Calibri"/>
          <w:lang w:val="id-ID"/>
        </w:rPr>
        <w:tab/>
      </w:r>
      <w:r>
        <w:rPr>
          <w:rFonts w:eastAsia="Calibri"/>
        </w:rPr>
        <w:t>5</w:t>
      </w:r>
    </w:p>
    <w:p w14:paraId="04B74709" w14:textId="67188F99" w:rsidR="00CE6D00" w:rsidRPr="000479ED" w:rsidRDefault="00CE6D00" w:rsidP="00CE6D00">
      <w:pPr>
        <w:tabs>
          <w:tab w:val="right" w:leader="dot" w:pos="8222"/>
        </w:tabs>
        <w:ind w:right="51"/>
        <w:rPr>
          <w:rFonts w:eastAsia="Calibri"/>
        </w:rPr>
      </w:pPr>
      <w:r>
        <w:t>E. Sistematika Penulisan</w:t>
      </w:r>
      <w:r>
        <w:rPr>
          <w:rFonts w:eastAsia="Calibri"/>
          <w:lang w:val="id-ID"/>
        </w:rPr>
        <w:tab/>
      </w:r>
      <w:r>
        <w:rPr>
          <w:rFonts w:eastAsia="Calibri"/>
        </w:rPr>
        <w:t>6</w:t>
      </w:r>
    </w:p>
    <w:p w14:paraId="7989EE02" w14:textId="77777777" w:rsidR="000A2081" w:rsidRPr="000479ED" w:rsidRDefault="000A2081" w:rsidP="000A2081">
      <w:pPr>
        <w:tabs>
          <w:tab w:val="right" w:leader="dot" w:pos="8222"/>
        </w:tabs>
        <w:ind w:right="51"/>
        <w:rPr>
          <w:rFonts w:eastAsia="Calibri"/>
          <w:lang w:val="id-ID"/>
        </w:rPr>
      </w:pPr>
    </w:p>
    <w:p w14:paraId="64AD3839" w14:textId="4D2FD9DC" w:rsidR="000479ED" w:rsidRPr="000479ED" w:rsidRDefault="00CE6D00" w:rsidP="000479ED">
      <w:pPr>
        <w:tabs>
          <w:tab w:val="right" w:leader="dot" w:pos="8222"/>
        </w:tabs>
        <w:ind w:right="51"/>
        <w:rPr>
          <w:rFonts w:eastAsia="Calibri"/>
          <w:lang w:val="id-ID"/>
        </w:rPr>
      </w:pPr>
      <w:r>
        <w:rPr>
          <w:rFonts w:eastAsia="Calibri"/>
          <w:b/>
        </w:rPr>
        <w:t>BAB II TINJAUAN PUSTAKA</w:t>
      </w:r>
      <w:r>
        <w:rPr>
          <w:rFonts w:eastAsia="Calibri"/>
          <w:lang w:val="id-ID"/>
        </w:rPr>
        <w:tab/>
      </w:r>
      <w:r>
        <w:rPr>
          <w:rFonts w:eastAsia="Calibri"/>
        </w:rPr>
        <w:t>7</w:t>
      </w:r>
    </w:p>
    <w:p w14:paraId="6452D379" w14:textId="1AA44F25" w:rsidR="000479ED" w:rsidRPr="000479ED" w:rsidRDefault="00CE6D00" w:rsidP="000479ED">
      <w:pPr>
        <w:tabs>
          <w:tab w:val="right" w:leader="dot" w:pos="8222"/>
        </w:tabs>
        <w:ind w:right="51"/>
        <w:rPr>
          <w:rFonts w:eastAsia="Calibri"/>
        </w:rPr>
      </w:pPr>
      <w:r>
        <w:rPr>
          <w:rFonts w:eastAsia="Calibri"/>
        </w:rPr>
        <w:t>A. Kajian Teori</w:t>
      </w:r>
      <w:r>
        <w:rPr>
          <w:rFonts w:eastAsia="Calibri"/>
          <w:lang w:val="id-ID"/>
        </w:rPr>
        <w:tab/>
      </w:r>
      <w:r>
        <w:rPr>
          <w:rFonts w:eastAsia="Calibri"/>
        </w:rPr>
        <w:t>7</w:t>
      </w:r>
    </w:p>
    <w:p w14:paraId="5887B0F5" w14:textId="54E001EC" w:rsidR="000479ED" w:rsidRPr="000479ED" w:rsidRDefault="00CE6D00" w:rsidP="000479ED">
      <w:pPr>
        <w:tabs>
          <w:tab w:val="right" w:leader="dot" w:pos="8222"/>
        </w:tabs>
        <w:ind w:right="51"/>
        <w:rPr>
          <w:rFonts w:eastAsia="Calibri"/>
        </w:rPr>
      </w:pPr>
      <w:r>
        <w:rPr>
          <w:rFonts w:eastAsia="Calibri"/>
        </w:rPr>
        <w:t>B. Penelitian Terdahulu yang Relevan</w:t>
      </w:r>
      <w:r>
        <w:rPr>
          <w:rFonts w:eastAsia="Calibri"/>
          <w:lang w:val="id-ID"/>
        </w:rPr>
        <w:tab/>
      </w:r>
      <w:r>
        <w:rPr>
          <w:rFonts w:eastAsia="Calibri"/>
        </w:rPr>
        <w:t>9</w:t>
      </w:r>
    </w:p>
    <w:p w14:paraId="5A98D1BC" w14:textId="61BE6642" w:rsidR="00CE6D00" w:rsidRPr="000479ED" w:rsidRDefault="00CE6D00" w:rsidP="00CE6D00">
      <w:pPr>
        <w:tabs>
          <w:tab w:val="right" w:leader="dot" w:pos="8222"/>
        </w:tabs>
        <w:ind w:right="51"/>
        <w:rPr>
          <w:rFonts w:eastAsia="Calibri"/>
        </w:rPr>
      </w:pPr>
      <w:r>
        <w:rPr>
          <w:rFonts w:eastAsia="Calibri"/>
        </w:rPr>
        <w:t>C. Kerangka Berpikir</w:t>
      </w:r>
      <w:r>
        <w:rPr>
          <w:rFonts w:eastAsia="Calibri"/>
          <w:lang w:val="id-ID"/>
        </w:rPr>
        <w:tab/>
      </w:r>
      <w:r>
        <w:rPr>
          <w:rFonts w:eastAsia="Calibri"/>
        </w:rPr>
        <w:t>11</w:t>
      </w:r>
    </w:p>
    <w:p w14:paraId="33B30A37" w14:textId="24DEDD4E" w:rsidR="00CE6D00" w:rsidRDefault="00CE6D00" w:rsidP="00CE6D00">
      <w:pPr>
        <w:tabs>
          <w:tab w:val="right" w:leader="dot" w:pos="8222"/>
        </w:tabs>
        <w:ind w:right="51"/>
        <w:rPr>
          <w:rFonts w:eastAsia="Calibri"/>
        </w:rPr>
      </w:pPr>
      <w:r>
        <w:rPr>
          <w:rFonts w:eastAsia="Calibri"/>
        </w:rPr>
        <w:t>D. Definisi Operasional Variabel</w:t>
      </w:r>
      <w:r>
        <w:rPr>
          <w:rFonts w:eastAsia="Calibri"/>
          <w:lang w:val="id-ID"/>
        </w:rPr>
        <w:tab/>
      </w:r>
      <w:r>
        <w:rPr>
          <w:rFonts w:eastAsia="Calibri"/>
        </w:rPr>
        <w:t>14</w:t>
      </w:r>
    </w:p>
    <w:p w14:paraId="16B6C7CB" w14:textId="235C7940" w:rsidR="005B0EC7" w:rsidRDefault="005B0EC7" w:rsidP="005B0EC7">
      <w:pPr>
        <w:tabs>
          <w:tab w:val="right" w:leader="dot" w:pos="8222"/>
        </w:tabs>
        <w:ind w:right="51"/>
        <w:rPr>
          <w:rFonts w:eastAsia="Calibri"/>
        </w:rPr>
      </w:pPr>
      <w:r>
        <w:rPr>
          <w:rFonts w:eastAsia="Calibri"/>
        </w:rPr>
        <w:t>E. Hipotesis</w:t>
      </w:r>
      <w:r>
        <w:rPr>
          <w:rFonts w:eastAsia="Calibri"/>
          <w:lang w:val="id-ID"/>
        </w:rPr>
        <w:tab/>
      </w:r>
      <w:r>
        <w:rPr>
          <w:rFonts w:eastAsia="Calibri"/>
        </w:rPr>
        <w:t>20</w:t>
      </w:r>
    </w:p>
    <w:p w14:paraId="689C8556" w14:textId="77777777" w:rsidR="000479ED" w:rsidRPr="000479ED" w:rsidRDefault="000479ED" w:rsidP="000479ED">
      <w:pPr>
        <w:tabs>
          <w:tab w:val="right" w:leader="dot" w:pos="8222"/>
          <w:tab w:val="right" w:leader="dot" w:pos="8640"/>
        </w:tabs>
        <w:ind w:right="51"/>
        <w:rPr>
          <w:rFonts w:eastAsia="Calibri"/>
          <w:lang w:val="id-ID"/>
        </w:rPr>
      </w:pPr>
    </w:p>
    <w:p w14:paraId="57B42861" w14:textId="3F877775" w:rsidR="000479ED" w:rsidRPr="000479ED" w:rsidRDefault="000479ED" w:rsidP="000479ED">
      <w:pPr>
        <w:tabs>
          <w:tab w:val="right" w:leader="dot" w:pos="8222"/>
        </w:tabs>
        <w:ind w:right="51"/>
        <w:rPr>
          <w:rFonts w:eastAsia="Calibri"/>
        </w:rPr>
      </w:pPr>
      <w:r>
        <w:rPr>
          <w:rFonts w:eastAsia="Calibri"/>
          <w:b/>
        </w:rPr>
        <w:t xml:space="preserve">BAB III </w:t>
      </w:r>
      <w:r>
        <w:rPr>
          <w:rFonts w:eastAsia="Calibri"/>
          <w:b/>
          <w:lang w:val="id-ID"/>
        </w:rPr>
        <w:t>METODE PENELITIAN</w:t>
      </w:r>
      <w:r>
        <w:rPr>
          <w:rFonts w:eastAsia="Calibri"/>
          <w:lang w:val="fi-FI"/>
        </w:rPr>
        <w:tab/>
      </w:r>
      <w:r>
        <w:rPr>
          <w:rFonts w:eastAsia="Calibri"/>
        </w:rPr>
        <w:t>21</w:t>
      </w:r>
    </w:p>
    <w:p w14:paraId="357DFFE9" w14:textId="6FFD3A03" w:rsidR="000479ED" w:rsidRPr="000479ED" w:rsidRDefault="00BD443C" w:rsidP="000479ED">
      <w:pPr>
        <w:tabs>
          <w:tab w:val="right" w:leader="dot" w:pos="8222"/>
        </w:tabs>
        <w:ind w:right="51"/>
        <w:rPr>
          <w:rFonts w:eastAsia="Calibri"/>
        </w:rPr>
      </w:pPr>
      <w:r>
        <w:rPr>
          <w:rFonts w:eastAsia="Calibri"/>
        </w:rPr>
        <w:t>A. Desain Penelitian</w:t>
      </w:r>
      <w:r>
        <w:rPr>
          <w:rFonts w:eastAsia="Calibri"/>
          <w:lang w:val="id-ID"/>
        </w:rPr>
        <w:tab/>
      </w:r>
      <w:r>
        <w:rPr>
          <w:rFonts w:eastAsia="Calibri"/>
        </w:rPr>
        <w:t>21</w:t>
      </w:r>
    </w:p>
    <w:p w14:paraId="3DCF4BFC" w14:textId="333C2DD2" w:rsidR="000479ED" w:rsidRPr="000479ED" w:rsidRDefault="00BD443C" w:rsidP="000479ED">
      <w:pPr>
        <w:tabs>
          <w:tab w:val="right" w:leader="dot" w:pos="8222"/>
        </w:tabs>
        <w:ind w:right="51"/>
        <w:rPr>
          <w:rFonts w:eastAsia="Calibri"/>
        </w:rPr>
      </w:pPr>
      <w:r>
        <w:rPr>
          <w:rFonts w:eastAsia="Calibri"/>
        </w:rPr>
        <w:t>B. Lokasi dan Waktu Penelitian</w:t>
      </w:r>
      <w:r>
        <w:rPr>
          <w:rFonts w:eastAsia="Calibri"/>
          <w:lang w:val="id-ID"/>
        </w:rPr>
        <w:tab/>
      </w:r>
      <w:r>
        <w:rPr>
          <w:rFonts w:eastAsia="Calibri"/>
        </w:rPr>
        <w:t>21</w:t>
      </w:r>
    </w:p>
    <w:p w14:paraId="54A2E12E" w14:textId="60F30CAD" w:rsidR="000479ED" w:rsidRPr="001C62EF" w:rsidRDefault="00BD443C" w:rsidP="000479ED">
      <w:pPr>
        <w:tabs>
          <w:tab w:val="right" w:leader="dot" w:pos="8222"/>
        </w:tabs>
        <w:ind w:right="51"/>
        <w:rPr>
          <w:rFonts w:eastAsia="Calibri"/>
        </w:rPr>
      </w:pPr>
      <w:r>
        <w:rPr>
          <w:rFonts w:eastAsia="Calibri"/>
        </w:rPr>
        <w:t>C. Jenis dan Sumber Data</w:t>
      </w:r>
      <w:r>
        <w:rPr>
          <w:rFonts w:eastAsia="Calibri"/>
          <w:lang w:val="id-ID"/>
        </w:rPr>
        <w:tab/>
      </w:r>
      <w:r>
        <w:rPr>
          <w:rFonts w:eastAsia="Calibri"/>
        </w:rPr>
        <w:t>22</w:t>
      </w:r>
    </w:p>
    <w:p w14:paraId="6BE9C807" w14:textId="14B37EF7" w:rsidR="00BD443C" w:rsidRPr="000479ED" w:rsidRDefault="00BD443C" w:rsidP="00BD443C">
      <w:pPr>
        <w:tabs>
          <w:tab w:val="right" w:leader="dot" w:pos="8222"/>
        </w:tabs>
        <w:ind w:right="51"/>
        <w:rPr>
          <w:rFonts w:eastAsia="Calibri"/>
        </w:rPr>
      </w:pPr>
      <w:r>
        <w:rPr>
          <w:rFonts w:eastAsia="Calibri"/>
        </w:rPr>
        <w:t>D. Populasi dan Sampel Penelitian</w:t>
      </w:r>
      <w:r>
        <w:rPr>
          <w:rFonts w:eastAsia="Calibri"/>
          <w:lang w:val="id-ID"/>
        </w:rPr>
        <w:tab/>
      </w:r>
      <w:r>
        <w:rPr>
          <w:rFonts w:eastAsia="Calibri"/>
        </w:rPr>
        <w:t>23</w:t>
      </w:r>
    </w:p>
    <w:p w14:paraId="02AB9518" w14:textId="231FD8FD" w:rsidR="00BD443C" w:rsidRPr="000479ED" w:rsidRDefault="00BD443C" w:rsidP="00BD443C">
      <w:pPr>
        <w:tabs>
          <w:tab w:val="right" w:leader="dot" w:pos="8222"/>
        </w:tabs>
        <w:ind w:right="51"/>
        <w:rPr>
          <w:rFonts w:eastAsia="Calibri"/>
        </w:rPr>
      </w:pPr>
      <w:r>
        <w:rPr>
          <w:rFonts w:eastAsia="Calibri"/>
        </w:rPr>
        <w:t>E. Teknik Pengumpulan Data</w:t>
      </w:r>
      <w:r>
        <w:rPr>
          <w:rFonts w:eastAsia="Calibri"/>
          <w:lang w:val="id-ID"/>
        </w:rPr>
        <w:tab/>
      </w:r>
      <w:r>
        <w:rPr>
          <w:rFonts w:eastAsia="Calibri"/>
        </w:rPr>
        <w:t>26</w:t>
      </w:r>
    </w:p>
    <w:p w14:paraId="0B835BD1" w14:textId="43167128" w:rsidR="00BD443C" w:rsidRPr="000479ED" w:rsidRDefault="00BD443C" w:rsidP="00BD443C">
      <w:pPr>
        <w:tabs>
          <w:tab w:val="right" w:leader="dot" w:pos="8222"/>
        </w:tabs>
        <w:ind w:right="51"/>
        <w:rPr>
          <w:rFonts w:eastAsia="Calibri"/>
        </w:rPr>
      </w:pPr>
      <w:r>
        <w:rPr>
          <w:rFonts w:eastAsia="Calibri"/>
        </w:rPr>
        <w:t>F. Variabel dan Indikator Penelitian</w:t>
      </w:r>
      <w:r>
        <w:rPr>
          <w:rFonts w:eastAsia="Calibri"/>
          <w:lang w:val="id-ID"/>
        </w:rPr>
        <w:tab/>
      </w:r>
      <w:r>
        <w:rPr>
          <w:rFonts w:eastAsia="Calibri"/>
        </w:rPr>
        <w:t>29</w:t>
      </w:r>
    </w:p>
    <w:p w14:paraId="7C539670" w14:textId="16B4438B" w:rsidR="00BD443C" w:rsidRDefault="00BD443C" w:rsidP="00BD443C">
      <w:pPr>
        <w:tabs>
          <w:tab w:val="right" w:leader="dot" w:pos="8222"/>
        </w:tabs>
        <w:ind w:right="51"/>
        <w:rPr>
          <w:rFonts w:eastAsia="Calibri"/>
        </w:rPr>
      </w:pPr>
      <w:r>
        <w:rPr>
          <w:rFonts w:eastAsia="Calibri"/>
        </w:rPr>
        <w:t>G. Teknik Analisis Data</w:t>
      </w:r>
      <w:r>
        <w:rPr>
          <w:rFonts w:eastAsia="Calibri"/>
          <w:lang w:val="id-ID"/>
        </w:rPr>
        <w:tab/>
      </w:r>
      <w:r>
        <w:rPr>
          <w:rFonts w:eastAsia="Calibri"/>
        </w:rPr>
        <w:t>30</w:t>
      </w:r>
    </w:p>
    <w:p w14:paraId="553635F7" w14:textId="199BDE34" w:rsidR="00FB709D" w:rsidRPr="000479ED" w:rsidRDefault="00FB709D" w:rsidP="00FB709D">
      <w:pPr>
        <w:tabs>
          <w:tab w:val="right" w:leader="dot" w:pos="8222"/>
        </w:tabs>
        <w:ind w:right="51"/>
        <w:rPr>
          <w:rFonts w:eastAsia="Calibri"/>
        </w:rPr>
      </w:pPr>
      <w:r>
        <w:rPr>
          <w:rFonts w:eastAsia="Calibri"/>
        </w:rPr>
        <w:t>H. Kerangka Penelitian</w:t>
      </w:r>
      <w:r>
        <w:rPr>
          <w:rFonts w:eastAsia="Calibri"/>
          <w:lang w:val="id-ID"/>
        </w:rPr>
        <w:tab/>
      </w:r>
      <w:r>
        <w:rPr>
          <w:rFonts w:eastAsia="Calibri"/>
        </w:rPr>
        <w:t>36</w:t>
      </w:r>
    </w:p>
    <w:p w14:paraId="1C8FD6F5" w14:textId="20A4AF8D" w:rsidR="00FB709D" w:rsidRPr="000479ED" w:rsidDel="004C1664" w:rsidRDefault="00FB709D" w:rsidP="00BD443C">
      <w:pPr>
        <w:tabs>
          <w:tab w:val="right" w:leader="dot" w:pos="8222"/>
        </w:tabs>
        <w:ind w:right="51"/>
        <w:rPr>
          <w:del w:id="24" w:author="Ridwan S" w:date="2026-10-03T08:21:00Z"/>
          <w:rFonts w:eastAsia="Calibri"/>
        </w:rPr>
      </w:pPr>
    </w:p>
    <w:p w14:paraId="2EEF2A98" w14:textId="68EF8285" w:rsidR="000479ED" w:rsidRPr="000479ED" w:rsidDel="004C1664" w:rsidRDefault="000479ED" w:rsidP="000479ED">
      <w:pPr>
        <w:tabs>
          <w:tab w:val="right" w:leader="dot" w:pos="8222"/>
        </w:tabs>
        <w:ind w:right="51"/>
        <w:rPr>
          <w:del w:id="25" w:author="Ridwan S" w:date="2026-10-03T08:21:00Z"/>
          <w:rFonts w:eastAsia="Calibri"/>
          <w:lang w:val="id-ID"/>
        </w:rPr>
      </w:pPr>
    </w:p>
    <w:p w14:paraId="0D613447" w14:textId="77777777" w:rsidR="004C1664" w:rsidRDefault="004C1664" w:rsidP="000479ED">
      <w:pPr>
        <w:tabs>
          <w:tab w:val="right" w:leader="dot" w:pos="8222"/>
        </w:tabs>
        <w:ind w:right="51"/>
        <w:rPr>
          <w:ins w:id="26" w:author="Ridwan S" w:date="2026-10-03T08:21:00Z"/>
          <w:rFonts w:eastAsia="Calibri"/>
          <w:bCs/>
        </w:rPr>
      </w:pPr>
    </w:p>
    <w:p w14:paraId="58AC7CBA" w14:textId="476F2167" w:rsidR="000479ED" w:rsidRDefault="00C0193D" w:rsidP="000479ED">
      <w:pPr>
        <w:tabs>
          <w:tab w:val="right" w:leader="dot" w:pos="8222"/>
        </w:tabs>
        <w:ind w:right="51"/>
        <w:rPr>
          <w:rFonts w:eastAsia="Calibri"/>
          <w:bCs/>
        </w:rPr>
      </w:pPr>
      <w:r w:rsidRPr="004C1664">
        <w:rPr>
          <w:rFonts w:eastAsia="Calibri"/>
          <w:b/>
          <w:rPrChange w:id="27" w:author="Ridwan S" w:date="2026-10-03T08:21:00Z">
            <w:rPr>
              <w:rFonts w:eastAsia="Calibri"/>
              <w:bCs/>
            </w:rPr>
          </w:rPrChange>
        </w:rPr>
        <w:t>DAFTAR PUSTAKA</w:t>
      </w:r>
      <w:r>
        <w:rPr>
          <w:rFonts w:eastAsia="Calibri"/>
          <w:bCs/>
          <w:lang w:val="id-ID"/>
        </w:rPr>
        <w:tab/>
        <w:t xml:space="preserve"> </w:t>
      </w:r>
      <w:r>
        <w:rPr>
          <w:rFonts w:eastAsia="Calibri"/>
          <w:bCs/>
        </w:rPr>
        <w:t>38</w:t>
      </w:r>
    </w:p>
    <w:p w14:paraId="7B4E2AEF" w14:textId="77777777" w:rsidR="004C1664" w:rsidRDefault="004C1664" w:rsidP="0051366E">
      <w:pPr>
        <w:tabs>
          <w:tab w:val="right" w:leader="dot" w:pos="8222"/>
        </w:tabs>
        <w:ind w:right="51"/>
        <w:rPr>
          <w:ins w:id="28" w:author="Ridwan S" w:date="2026-10-03T08:21:00Z"/>
          <w:rFonts w:eastAsia="Calibri"/>
        </w:rPr>
      </w:pPr>
    </w:p>
    <w:p w14:paraId="59411F7A" w14:textId="22ED7CE7" w:rsidR="0051366E" w:rsidRPr="004C1664" w:rsidDel="00D8726F" w:rsidRDefault="0051366E" w:rsidP="0051366E">
      <w:pPr>
        <w:tabs>
          <w:tab w:val="right" w:leader="dot" w:pos="8222"/>
        </w:tabs>
        <w:ind w:right="51"/>
        <w:rPr>
          <w:del w:id="29" w:author="Ridwan S" w:date="2026-10-03T08:23:00Z"/>
          <w:moveTo w:id="30" w:author="Ridwan S" w:date="2026-10-03T07:44:00Z"/>
          <w:rFonts w:eastAsia="Calibri"/>
        </w:rPr>
      </w:pPr>
      <w:moveToRangeStart w:id="31" w:author="Ridwan S" w:date="2026-10-03T07:44:00Z" w:name="move241905913"/>
      <w:moveTo w:id="32" w:author="Ridwan S" w:date="2026-10-03T07:44:00Z">
        <w:del w:id="33" w:author="Ridwan S" w:date="2026-10-03T08:23:00Z">
          <w:r w:rsidDel="00D8726F">
            <w:rPr>
              <w:rFonts w:eastAsia="Calibri"/>
            </w:rPr>
            <w:delText>DAFTAR TABEL</w:delText>
          </w:r>
          <w:r w:rsidDel="00D8726F">
            <w:rPr>
              <w:rFonts w:eastAsia="Calibri"/>
              <w:lang w:val="id-ID"/>
            </w:rPr>
            <w:tab/>
          </w:r>
        </w:del>
      </w:moveTo>
    </w:p>
    <w:moveToRangeEnd w:id="31"/>
    <w:p w14:paraId="5D076A24" w14:textId="1F84EBEF" w:rsidR="006356BB" w:rsidRPr="004C1664" w:rsidDel="00D8726F" w:rsidRDefault="006356BB" w:rsidP="006356BB">
      <w:pPr>
        <w:tabs>
          <w:tab w:val="right" w:leader="dot" w:pos="8222"/>
        </w:tabs>
        <w:ind w:right="51"/>
        <w:rPr>
          <w:del w:id="34" w:author="Ridwan S" w:date="2026-10-03T08:23:00Z"/>
          <w:rFonts w:eastAsia="Calibri"/>
        </w:rPr>
      </w:pPr>
      <w:del w:id="35" w:author="Ridwan S" w:date="2026-10-03T08:23:00Z">
        <w:r w:rsidDel="00D8726F">
          <w:rPr>
            <w:rFonts w:eastAsia="Calibri"/>
          </w:rPr>
          <w:delText xml:space="preserve">DAFTAR </w:delText>
        </w:r>
      </w:del>
      <w:del w:id="36" w:author="Ridwan S" w:date="2026-10-03T08:21:00Z">
        <w:r w:rsidDel="004C1664">
          <w:rPr>
            <w:rFonts w:eastAsia="Calibri"/>
          </w:rPr>
          <w:delText xml:space="preserve">GAMBAR </w:delText>
        </w:r>
      </w:del>
      <w:del w:id="37" w:author="Ridwan S" w:date="2026-10-03T08:23:00Z">
        <w:r w:rsidDel="00D8726F">
          <w:rPr>
            <w:rFonts w:eastAsia="Calibri"/>
            <w:lang w:val="id-ID"/>
          </w:rPr>
          <w:tab/>
        </w:r>
      </w:del>
    </w:p>
    <w:p w14:paraId="2AD1ADBA" w14:textId="335D510B" w:rsidR="00F62048" w:rsidRPr="004C1664" w:rsidDel="00D8726F" w:rsidRDefault="00F62048" w:rsidP="00F62048">
      <w:pPr>
        <w:tabs>
          <w:tab w:val="right" w:leader="dot" w:pos="8222"/>
        </w:tabs>
        <w:ind w:right="51"/>
        <w:rPr>
          <w:del w:id="38" w:author="Ridwan S" w:date="2026-10-03T08:23:00Z"/>
          <w:rFonts w:eastAsia="Calibri"/>
        </w:rPr>
      </w:pPr>
      <w:del w:id="39" w:author="Ridwan S" w:date="2026-10-03T08:23:00Z">
        <w:r w:rsidDel="00D8726F">
          <w:rPr>
            <w:rFonts w:eastAsia="Calibri"/>
          </w:rPr>
          <w:delText>DAFTAR</w:delText>
        </w:r>
      </w:del>
      <w:del w:id="40" w:author="Ridwan S" w:date="2026-10-03T08:21:00Z">
        <w:r w:rsidDel="004C1664">
          <w:rPr>
            <w:rFonts w:eastAsia="Calibri"/>
          </w:rPr>
          <w:delText xml:space="preserve"> BAGAN</w:delText>
        </w:r>
      </w:del>
      <w:del w:id="41" w:author="Ridwan S" w:date="2026-10-03T08:23:00Z">
        <w:r w:rsidDel="00D8726F">
          <w:rPr>
            <w:rFonts w:eastAsia="Calibri"/>
            <w:lang w:val="id-ID"/>
          </w:rPr>
          <w:tab/>
        </w:r>
      </w:del>
    </w:p>
    <w:p w14:paraId="49027A0F" w14:textId="2DA97596" w:rsidR="00F62048" w:rsidRPr="000479ED" w:rsidDel="00D8726F" w:rsidRDefault="00F62048" w:rsidP="00F62048">
      <w:pPr>
        <w:tabs>
          <w:tab w:val="right" w:leader="dot" w:pos="8222"/>
        </w:tabs>
        <w:ind w:right="51"/>
        <w:rPr>
          <w:del w:id="42" w:author="Ridwan S" w:date="2026-10-03T08:23:00Z"/>
          <w:moveFrom w:id="43" w:author="Ridwan S" w:date="2026-10-03T07:44:00Z"/>
          <w:rFonts w:eastAsia="Calibri"/>
        </w:rPr>
      </w:pPr>
      <w:moveFromRangeStart w:id="44" w:author="Ridwan S" w:date="2026-10-03T07:44:00Z" w:name="move241905913"/>
      <w:moveFrom w:id="45" w:author="Ridwan S" w:date="2026-10-03T07:44:00Z">
        <w:del w:id="46" w:author="Ridwan S" w:date="2026-10-03T08:23:00Z">
          <w:r w:rsidDel="00D8726F">
            <w:rPr>
              <w:rFonts w:eastAsia="Calibri"/>
            </w:rPr>
            <w:delText>DAFTAR TABEL</w:delText>
          </w:r>
          <w:r w:rsidDel="00D8726F">
            <w:rPr>
              <w:rFonts w:eastAsia="Calibri"/>
              <w:lang w:val="id-ID"/>
            </w:rPr>
            <w:tab/>
          </w:r>
        </w:del>
      </w:moveFrom>
    </w:p>
    <w:moveFromRangeEnd w:id="44"/>
    <w:p w14:paraId="2FFAAA37" w14:textId="745D7FC7" w:rsidR="0051366E" w:rsidRDefault="00F62048">
      <w:pPr>
        <w:rPr>
          <w:ins w:id="47" w:author="Ridwan S" w:date="2026-10-03T07:41:00Z"/>
          <w:rFonts w:eastAsia="Calibri"/>
          <w:lang w:val="id-ID"/>
        </w:rPr>
      </w:pPr>
      <w:del w:id="48" w:author="Ridwan S" w:date="2026-10-03T08:23:00Z">
        <w:r w:rsidDel="00D8726F">
          <w:rPr>
            <w:rFonts w:eastAsia="Calibri"/>
          </w:rPr>
          <w:delText>DAFTAR LAMPIRAN</w:delText>
        </w:r>
        <w:r w:rsidDel="00D8726F">
          <w:rPr>
            <w:rFonts w:eastAsia="Calibri"/>
            <w:lang w:val="id-ID"/>
          </w:rPr>
          <w:tab/>
        </w:r>
      </w:del>
      <w:ins w:id="49" w:author="Ridwan S" w:date="2026-10-03T07:41:00Z">
        <w:r w:rsidR="0051366E">
          <w:rPr>
            <w:rFonts w:eastAsia="Calibri"/>
            <w:lang w:val="id-ID"/>
          </w:rPr>
          <w:br w:type="page"/>
        </w:r>
      </w:ins>
    </w:p>
    <w:p w14:paraId="5FBAFEE0" w14:textId="081CDBA4" w:rsidR="0051366E" w:rsidRDefault="0051366E" w:rsidP="0051366E">
      <w:pPr>
        <w:tabs>
          <w:tab w:val="left" w:pos="0"/>
        </w:tabs>
        <w:spacing w:line="360" w:lineRule="auto"/>
        <w:jc w:val="center"/>
        <w:rPr>
          <w:ins w:id="50" w:author="Ridwan S" w:date="2026-10-03T07:48:00Z"/>
          <w:rFonts w:eastAsia="Calibri"/>
          <w:b/>
          <w:bCs/>
          <w:lang w:val="sv-SE"/>
        </w:rPr>
      </w:pPr>
      <w:ins w:id="51" w:author="Ridwan S" w:date="2026-10-03T07:43:00Z">
        <w:r>
          <w:rPr>
            <w:rFonts w:eastAsia="Calibri"/>
            <w:b/>
            <w:bCs/>
            <w:lang w:val="sv-SE"/>
          </w:rPr>
          <w:lastRenderedPageBreak/>
          <w:t xml:space="preserve">DAFTAR </w:t>
        </w:r>
      </w:ins>
      <w:ins w:id="52" w:author="Ridwan S" w:date="2026-10-03T07:45:00Z">
        <w:r>
          <w:rPr>
            <w:rFonts w:eastAsia="Calibri"/>
            <w:b/>
            <w:bCs/>
            <w:lang w:val="sv-SE"/>
          </w:rPr>
          <w:t>TABEL</w:t>
        </w:r>
      </w:ins>
    </w:p>
    <w:p w14:paraId="5622E1AB" w14:textId="133834B7" w:rsidR="00396F93" w:rsidRDefault="00396F93" w:rsidP="0051366E">
      <w:pPr>
        <w:tabs>
          <w:tab w:val="left" w:pos="0"/>
        </w:tabs>
        <w:spacing w:line="360" w:lineRule="auto"/>
        <w:jc w:val="center"/>
        <w:rPr>
          <w:ins w:id="53" w:author="Ridwan S" w:date="2026-10-03T07:48:00Z"/>
          <w:rFonts w:eastAsia="Calibri"/>
          <w:b/>
          <w:bCs/>
          <w:lang w:val="sv-SE"/>
        </w:rPr>
      </w:pPr>
    </w:p>
    <w:p w14:paraId="6E4B10EB" w14:textId="45CE3A1B" w:rsidR="00396F93" w:rsidRPr="00396F93" w:rsidRDefault="00396F93">
      <w:pPr>
        <w:tabs>
          <w:tab w:val="left" w:pos="0"/>
        </w:tabs>
        <w:spacing w:line="360" w:lineRule="auto"/>
        <w:jc w:val="right"/>
        <w:rPr>
          <w:ins w:id="54" w:author="Ridwan S" w:date="2026-10-03T07:43:00Z"/>
          <w:rFonts w:eastAsia="Calibri"/>
          <w:lang w:val="sv-SE"/>
          <w:rPrChange w:id="55" w:author="Ridwan S" w:date="2026-10-03T07:48:00Z">
            <w:rPr>
              <w:ins w:id="56" w:author="Ridwan S" w:date="2026-10-03T07:43:00Z"/>
              <w:rFonts w:eastAsia="Calibri"/>
              <w:b/>
              <w:bCs/>
              <w:lang w:val="sv-SE"/>
            </w:rPr>
          </w:rPrChange>
        </w:rPr>
        <w:pPrChange w:id="57" w:author="Ridwan S" w:date="2026-10-03T07:48:00Z">
          <w:pPr>
            <w:tabs>
              <w:tab w:val="left" w:pos="0"/>
            </w:tabs>
            <w:spacing w:line="360" w:lineRule="auto"/>
            <w:jc w:val="center"/>
          </w:pPr>
        </w:pPrChange>
      </w:pPr>
      <w:ins w:id="58" w:author="Ridwan S" w:date="2026-10-03T07:48:00Z">
        <w:r w:rsidRPr="00396F93">
          <w:rPr>
            <w:rFonts w:eastAsia="Calibri"/>
            <w:lang w:val="sv-SE"/>
            <w:rPrChange w:id="59" w:author="Ridwan S" w:date="2026-10-03T07:48:00Z">
              <w:rPr>
                <w:rFonts w:eastAsia="Calibri"/>
                <w:b/>
                <w:bCs/>
                <w:lang w:val="sv-SE"/>
              </w:rPr>
            </w:rPrChange>
          </w:rPr>
          <w:t>Halaman</w:t>
        </w:r>
      </w:ins>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0" w:author="Ridwan S" w:date="2026-10-03T08:19:00Z">
          <w:tblPr>
            <w:tblStyle w:val="TableGrid"/>
            <w:tblW w:w="0" w:type="auto"/>
            <w:tblLook w:val="04A0" w:firstRow="1" w:lastRow="0" w:firstColumn="1" w:lastColumn="0" w:noHBand="0" w:noVBand="1"/>
          </w:tblPr>
        </w:tblPrChange>
      </w:tblPr>
      <w:tblGrid>
        <w:gridCol w:w="1299"/>
        <w:gridCol w:w="7343"/>
        <w:tblGridChange w:id="61">
          <w:tblGrid>
            <w:gridCol w:w="4218"/>
            <w:gridCol w:w="4219"/>
          </w:tblGrid>
        </w:tblGridChange>
      </w:tblGrid>
      <w:tr w:rsidR="00396F93" w:rsidRPr="00396F93" w14:paraId="3AD4968C" w14:textId="77777777" w:rsidTr="00A55747">
        <w:trPr>
          <w:ins w:id="62" w:author="Ridwan S" w:date="2026-10-03T07:47:00Z"/>
        </w:trPr>
        <w:tc>
          <w:tcPr>
            <w:tcW w:w="1413" w:type="dxa"/>
            <w:tcPrChange w:id="63" w:author="Ridwan S" w:date="2026-10-03T08:19:00Z">
              <w:tcPr>
                <w:tcW w:w="4218" w:type="dxa"/>
              </w:tcPr>
            </w:tcPrChange>
          </w:tcPr>
          <w:p w14:paraId="46D67FC7" w14:textId="77777777" w:rsidR="00396F93" w:rsidRDefault="00396F93" w:rsidP="0060335E">
            <w:pPr>
              <w:tabs>
                <w:tab w:val="left" w:pos="0"/>
              </w:tabs>
              <w:spacing w:line="360" w:lineRule="auto"/>
              <w:rPr>
                <w:ins w:id="64" w:author="Ridwan S" w:date="2026-10-03T08:11:00Z"/>
                <w:rFonts w:eastAsia="Calibri"/>
                <w:lang w:val="id-ID"/>
              </w:rPr>
            </w:pPr>
            <w:ins w:id="65" w:author="Ridwan S" w:date="2026-10-03T07:47:00Z">
              <w:r w:rsidRPr="00396F93">
                <w:rPr>
                  <w:rFonts w:eastAsia="Calibri"/>
                  <w:lang w:val="id-ID"/>
                  <w:rPrChange w:id="66" w:author="Ridwan S" w:date="2026-10-03T07:47:00Z">
                    <w:rPr>
                      <w:rFonts w:eastAsia="Calibri"/>
                      <w:b/>
                      <w:bCs/>
                      <w:lang w:val="id-ID"/>
                    </w:rPr>
                  </w:rPrChange>
                </w:rPr>
                <w:t xml:space="preserve">Tabel </w:t>
              </w:r>
            </w:ins>
            <w:ins w:id="67" w:author="Ridwan S" w:date="2026-10-03T07:50:00Z">
              <w:r w:rsidR="00B25BF7">
                <w:rPr>
                  <w:rFonts w:eastAsia="Calibri"/>
                </w:rPr>
                <w:t>2</w:t>
              </w:r>
            </w:ins>
            <w:ins w:id="68" w:author="Ridwan S" w:date="2026-10-03T07:47:00Z">
              <w:r w:rsidRPr="00396F93">
                <w:rPr>
                  <w:rFonts w:eastAsia="Calibri"/>
                  <w:lang w:val="id-ID"/>
                  <w:rPrChange w:id="69" w:author="Ridwan S" w:date="2026-10-03T07:47:00Z">
                    <w:rPr>
                      <w:rFonts w:eastAsia="Calibri"/>
                      <w:b/>
                      <w:bCs/>
                      <w:lang w:val="id-ID"/>
                    </w:rPr>
                  </w:rPrChange>
                </w:rPr>
                <w:t>.1</w:t>
              </w:r>
            </w:ins>
          </w:p>
          <w:p w14:paraId="17F69C67" w14:textId="77777777" w:rsidR="00645BD2" w:rsidRDefault="00645BD2" w:rsidP="0060335E">
            <w:pPr>
              <w:tabs>
                <w:tab w:val="left" w:pos="0"/>
              </w:tabs>
              <w:spacing w:line="360" w:lineRule="auto"/>
              <w:rPr>
                <w:ins w:id="70" w:author="Ridwan S" w:date="2026-10-03T08:13:00Z"/>
                <w:rFonts w:eastAsia="Calibri"/>
              </w:rPr>
            </w:pPr>
            <w:ins w:id="71" w:author="Ridwan S" w:date="2026-10-03T08:11:00Z">
              <w:r w:rsidRPr="00F11FB9">
                <w:rPr>
                  <w:rFonts w:eastAsia="Calibri"/>
                  <w:lang w:val="id-ID"/>
                </w:rPr>
                <w:t xml:space="preserve">Tabel </w:t>
              </w:r>
              <w:r>
                <w:rPr>
                  <w:rFonts w:eastAsia="Calibri"/>
                </w:rPr>
                <w:t>2</w:t>
              </w:r>
              <w:r w:rsidRPr="00F11FB9">
                <w:rPr>
                  <w:rFonts w:eastAsia="Calibri"/>
                  <w:lang w:val="id-ID"/>
                </w:rPr>
                <w:t>.</w:t>
              </w:r>
              <w:r>
                <w:rPr>
                  <w:rFonts w:eastAsia="Calibri"/>
                </w:rPr>
                <w:t>2</w:t>
              </w:r>
            </w:ins>
          </w:p>
          <w:p w14:paraId="39BC3787" w14:textId="58795BA3" w:rsidR="00F875E3" w:rsidRDefault="00F875E3" w:rsidP="0060335E">
            <w:pPr>
              <w:tabs>
                <w:tab w:val="left" w:pos="0"/>
              </w:tabs>
              <w:spacing w:line="360" w:lineRule="auto"/>
              <w:rPr>
                <w:ins w:id="72" w:author="Ridwan S" w:date="2026-10-03T08:15:00Z"/>
                <w:rFonts w:eastAsia="Calibri"/>
              </w:rPr>
            </w:pPr>
            <w:ins w:id="73" w:author="Ridwan S" w:date="2026-10-03T08:13:00Z">
              <w:r w:rsidRPr="00F11FB9">
                <w:rPr>
                  <w:rFonts w:eastAsia="Calibri"/>
                  <w:lang w:val="id-ID"/>
                </w:rPr>
                <w:t xml:space="preserve">Tabel </w:t>
              </w:r>
              <w:r>
                <w:rPr>
                  <w:rFonts w:eastAsia="Calibri"/>
                </w:rPr>
                <w:t>3</w:t>
              </w:r>
              <w:r w:rsidRPr="00F11FB9">
                <w:rPr>
                  <w:rFonts w:eastAsia="Calibri"/>
                  <w:lang w:val="id-ID"/>
                </w:rPr>
                <w:t>.</w:t>
              </w:r>
              <w:r>
                <w:rPr>
                  <w:rFonts w:eastAsia="Calibri"/>
                </w:rPr>
                <w:t>1</w:t>
              </w:r>
            </w:ins>
          </w:p>
          <w:p w14:paraId="42BD5CDF" w14:textId="77777777" w:rsidR="007E2EF2" w:rsidRDefault="007E2EF2" w:rsidP="0060335E">
            <w:pPr>
              <w:tabs>
                <w:tab w:val="left" w:pos="0"/>
              </w:tabs>
              <w:spacing w:line="360" w:lineRule="auto"/>
              <w:rPr>
                <w:ins w:id="74" w:author="Ridwan S" w:date="2026-10-03T08:14:00Z"/>
                <w:rFonts w:eastAsia="Calibri"/>
              </w:rPr>
            </w:pPr>
          </w:p>
          <w:p w14:paraId="31C6A030" w14:textId="3C4B61F3" w:rsidR="007E2EF2" w:rsidRDefault="007E2EF2" w:rsidP="0060335E">
            <w:pPr>
              <w:tabs>
                <w:tab w:val="left" w:pos="0"/>
              </w:tabs>
              <w:spacing w:line="360" w:lineRule="auto"/>
              <w:rPr>
                <w:ins w:id="75" w:author="Ridwan S" w:date="2026-10-03T08:14:00Z"/>
                <w:rFonts w:eastAsia="Calibri"/>
              </w:rPr>
            </w:pPr>
            <w:ins w:id="76" w:author="Ridwan S" w:date="2026-10-03T08:14:00Z">
              <w:r w:rsidRPr="00F11FB9">
                <w:rPr>
                  <w:rFonts w:eastAsia="Calibri"/>
                  <w:lang w:val="id-ID"/>
                </w:rPr>
                <w:t xml:space="preserve">Tabel </w:t>
              </w:r>
              <w:r>
                <w:rPr>
                  <w:rFonts w:eastAsia="Calibri"/>
                </w:rPr>
                <w:t>3</w:t>
              </w:r>
              <w:r w:rsidRPr="00F11FB9">
                <w:rPr>
                  <w:rFonts w:eastAsia="Calibri"/>
                  <w:lang w:val="id-ID"/>
                </w:rPr>
                <w:t>.</w:t>
              </w:r>
              <w:r>
                <w:rPr>
                  <w:rFonts w:eastAsia="Calibri"/>
                </w:rPr>
                <w:t>2</w:t>
              </w:r>
            </w:ins>
          </w:p>
          <w:p w14:paraId="01C41902" w14:textId="2F006922" w:rsidR="00BC3E15" w:rsidRDefault="00BC3E15" w:rsidP="00BC3E15">
            <w:pPr>
              <w:tabs>
                <w:tab w:val="left" w:pos="0"/>
              </w:tabs>
              <w:spacing w:line="360" w:lineRule="auto"/>
              <w:rPr>
                <w:ins w:id="77" w:author="Ridwan S" w:date="2026-10-03T08:15:00Z"/>
                <w:rFonts w:eastAsia="Calibri"/>
              </w:rPr>
            </w:pPr>
            <w:ins w:id="78" w:author="Ridwan S" w:date="2026-10-03T08:15:00Z">
              <w:r w:rsidRPr="00F11FB9">
                <w:rPr>
                  <w:rFonts w:eastAsia="Calibri"/>
                  <w:lang w:val="id-ID"/>
                </w:rPr>
                <w:t xml:space="preserve">Tabel </w:t>
              </w:r>
              <w:r>
                <w:rPr>
                  <w:rFonts w:eastAsia="Calibri"/>
                </w:rPr>
                <w:t>3</w:t>
              </w:r>
              <w:r w:rsidRPr="00F11FB9">
                <w:rPr>
                  <w:rFonts w:eastAsia="Calibri"/>
                  <w:lang w:val="id-ID"/>
                </w:rPr>
                <w:t>.</w:t>
              </w:r>
              <w:r>
                <w:rPr>
                  <w:rFonts w:eastAsia="Calibri"/>
                </w:rPr>
                <w:t>3</w:t>
              </w:r>
            </w:ins>
          </w:p>
          <w:p w14:paraId="03295F13" w14:textId="276BA992" w:rsidR="007E2EF2" w:rsidRDefault="00BB1D18" w:rsidP="0060335E">
            <w:pPr>
              <w:tabs>
                <w:tab w:val="left" w:pos="0"/>
              </w:tabs>
              <w:spacing w:line="360" w:lineRule="auto"/>
              <w:rPr>
                <w:ins w:id="79" w:author="Ridwan S" w:date="2026-10-03T08:16:00Z"/>
              </w:rPr>
            </w:pPr>
            <w:ins w:id="80" w:author="Ridwan S" w:date="2026-10-03T08:16:00Z">
              <w:r w:rsidRPr="005B6BAA">
                <w:rPr>
                  <w:rPrChange w:id="81" w:author="Ridwan S" w:date="2026-10-03T08:16:00Z">
                    <w:rPr>
                      <w:i/>
                      <w:iCs/>
                    </w:rPr>
                  </w:rPrChange>
                </w:rPr>
                <w:t>Tabel 3.4</w:t>
              </w:r>
            </w:ins>
          </w:p>
          <w:p w14:paraId="03F00902" w14:textId="6142F510" w:rsidR="005B6BAA" w:rsidRDefault="005B6BAA" w:rsidP="005B6BAA">
            <w:pPr>
              <w:tabs>
                <w:tab w:val="left" w:pos="0"/>
              </w:tabs>
              <w:spacing w:line="360" w:lineRule="auto"/>
              <w:rPr>
                <w:ins w:id="82" w:author="Ridwan S" w:date="2026-10-03T08:16:00Z"/>
              </w:rPr>
            </w:pPr>
            <w:ins w:id="83" w:author="Ridwan S" w:date="2026-10-03T08:16:00Z">
              <w:r w:rsidRPr="00F11FB9">
                <w:t>Tabel 3.</w:t>
              </w:r>
              <w:r>
                <w:t>5</w:t>
              </w:r>
            </w:ins>
          </w:p>
          <w:p w14:paraId="796823B4" w14:textId="65310795" w:rsidR="007E2EF2" w:rsidRPr="00645BD2" w:rsidRDefault="007E2EF2">
            <w:pPr>
              <w:tabs>
                <w:tab w:val="left" w:pos="0"/>
              </w:tabs>
              <w:spacing w:line="360" w:lineRule="auto"/>
              <w:rPr>
                <w:ins w:id="84" w:author="Ridwan S" w:date="2026-10-03T07:47:00Z"/>
                <w:rFonts w:eastAsia="Calibri"/>
                <w:rPrChange w:id="85" w:author="Ridwan S" w:date="2026-10-03T08:11:00Z">
                  <w:rPr>
                    <w:ins w:id="86" w:author="Ridwan S" w:date="2026-10-03T07:47:00Z"/>
                    <w:rFonts w:eastAsia="Calibri"/>
                    <w:b/>
                    <w:bCs/>
                    <w:lang w:val="id-ID"/>
                  </w:rPr>
                </w:rPrChange>
              </w:rPr>
              <w:pPrChange w:id="87" w:author="Ridwan S" w:date="2026-10-03T07:52:00Z">
                <w:pPr>
                  <w:tabs>
                    <w:tab w:val="left" w:pos="0"/>
                  </w:tabs>
                  <w:spacing w:line="360" w:lineRule="auto"/>
                  <w:jc w:val="center"/>
                </w:pPr>
              </w:pPrChange>
            </w:pPr>
          </w:p>
        </w:tc>
        <w:tc>
          <w:tcPr>
            <w:tcW w:w="7229" w:type="dxa"/>
            <w:tcPrChange w:id="88" w:author="Ridwan S" w:date="2026-10-03T08:19:00Z">
              <w:tcPr>
                <w:tcW w:w="4219" w:type="dxa"/>
              </w:tcPr>
            </w:tcPrChange>
          </w:tcPr>
          <w:p w14:paraId="77CD4E44" w14:textId="689E5977" w:rsidR="00077477" w:rsidRPr="00EE1CD6" w:rsidRDefault="00B25BF7">
            <w:pPr>
              <w:tabs>
                <w:tab w:val="right" w:leader="dot" w:pos="8222"/>
              </w:tabs>
              <w:spacing w:line="360" w:lineRule="auto"/>
              <w:ind w:right="51"/>
              <w:rPr>
                <w:ins w:id="89" w:author="Ridwan S" w:date="2026-10-03T07:48:00Z"/>
                <w:rFonts w:eastAsia="Calibri"/>
              </w:rPr>
              <w:pPrChange w:id="90" w:author="Ridwan S" w:date="2026-10-03T07:52:00Z">
                <w:pPr>
                  <w:tabs>
                    <w:tab w:val="right" w:leader="dot" w:pos="8222"/>
                  </w:tabs>
                  <w:ind w:right="51"/>
                </w:pPr>
              </w:pPrChange>
            </w:pPr>
            <w:ins w:id="91" w:author="Ridwan S" w:date="2026-10-03T07:50:00Z">
              <w:r w:rsidRPr="00B25BF7">
                <w:rPr>
                  <w:rFonts w:eastAsia="Calibri"/>
                </w:rPr>
                <w:t>Ringkasan Penelitian Terdahulu yang Relevan</w:t>
              </w:r>
            </w:ins>
            <w:ins w:id="92" w:author="Ridwan S" w:date="2026-10-03T07:48:00Z">
              <w:r w:rsidR="00077477">
                <w:rPr>
                  <w:rFonts w:eastAsia="Calibri"/>
                  <w:lang w:val="id-ID"/>
                </w:rPr>
                <w:tab/>
              </w:r>
            </w:ins>
            <w:ins w:id="93" w:author="Ridwan S" w:date="2026-10-03T07:51:00Z">
              <w:r w:rsidR="002A11C0">
                <w:rPr>
                  <w:rFonts w:eastAsia="Calibri"/>
                </w:rPr>
                <w:t>10</w:t>
              </w:r>
            </w:ins>
          </w:p>
          <w:p w14:paraId="75E3424D" w14:textId="57D35AE7" w:rsidR="0052527A" w:rsidRPr="00F11FB9" w:rsidRDefault="00645BD2" w:rsidP="0052527A">
            <w:pPr>
              <w:tabs>
                <w:tab w:val="right" w:leader="dot" w:pos="8222"/>
              </w:tabs>
              <w:spacing w:line="360" w:lineRule="auto"/>
              <w:ind w:right="51"/>
              <w:rPr>
                <w:ins w:id="94" w:author="Ridwan S" w:date="2026-10-03T07:52:00Z"/>
                <w:rFonts w:eastAsia="Calibri"/>
              </w:rPr>
            </w:pPr>
            <w:ins w:id="95" w:author="Ridwan S" w:date="2026-10-03T08:11:00Z">
              <w:r w:rsidRPr="00645BD2">
                <w:rPr>
                  <w:rFonts w:eastAsia="Calibri"/>
                </w:rPr>
                <w:t>Dimensi, Definisi Operasional, dan Indikator</w:t>
              </w:r>
            </w:ins>
            <w:ins w:id="96" w:author="Ridwan S" w:date="2026-10-03T07:52:00Z">
              <w:r w:rsidR="0052527A">
                <w:rPr>
                  <w:rFonts w:eastAsia="Calibri"/>
                  <w:lang w:val="id-ID"/>
                </w:rPr>
                <w:tab/>
              </w:r>
              <w:r w:rsidR="0052527A">
                <w:rPr>
                  <w:rFonts w:eastAsia="Calibri"/>
                </w:rPr>
                <w:t>1</w:t>
              </w:r>
            </w:ins>
            <w:ins w:id="97" w:author="Ridwan S" w:date="2026-10-03T08:11:00Z">
              <w:r>
                <w:rPr>
                  <w:rFonts w:eastAsia="Calibri"/>
                </w:rPr>
                <w:t>6</w:t>
              </w:r>
            </w:ins>
          </w:p>
          <w:p w14:paraId="08FA74E9" w14:textId="77777777" w:rsidR="00F875E3" w:rsidRDefault="00F875E3" w:rsidP="0052527A">
            <w:pPr>
              <w:tabs>
                <w:tab w:val="right" w:leader="dot" w:pos="8222"/>
              </w:tabs>
              <w:spacing w:line="360" w:lineRule="auto"/>
              <w:ind w:right="51"/>
              <w:rPr>
                <w:ins w:id="98" w:author="Ridwan S" w:date="2026-10-03T08:14:00Z"/>
                <w:rFonts w:eastAsia="Calibri"/>
              </w:rPr>
            </w:pPr>
            <w:ins w:id="99" w:author="Ridwan S" w:date="2026-10-03T08:13:00Z">
              <w:r w:rsidRPr="00F875E3">
                <w:rPr>
                  <w:rFonts w:eastAsia="Calibri"/>
                </w:rPr>
                <w:t xml:space="preserve">Distribusi Sampel dan Informan Berdasarkan Kelompok </w:t>
              </w:r>
            </w:ins>
          </w:p>
          <w:p w14:paraId="2A73762A" w14:textId="5160C88C" w:rsidR="0052527A" w:rsidRPr="00F11FB9" w:rsidRDefault="00F875E3" w:rsidP="0052527A">
            <w:pPr>
              <w:tabs>
                <w:tab w:val="right" w:leader="dot" w:pos="8222"/>
              </w:tabs>
              <w:spacing w:line="360" w:lineRule="auto"/>
              <w:ind w:right="51"/>
              <w:rPr>
                <w:ins w:id="100" w:author="Ridwan S" w:date="2026-10-03T07:53:00Z"/>
                <w:rFonts w:eastAsia="Calibri"/>
              </w:rPr>
            </w:pPr>
            <w:ins w:id="101" w:author="Ridwan S" w:date="2026-10-03T08:13:00Z">
              <w:r w:rsidRPr="00F875E3">
                <w:rPr>
                  <w:rFonts w:eastAsia="Calibri"/>
                </w:rPr>
                <w:t>Stakeholder</w:t>
              </w:r>
            </w:ins>
            <w:ins w:id="102" w:author="Ridwan S" w:date="2026-10-03T07:53:00Z">
              <w:r w:rsidR="0052527A">
                <w:rPr>
                  <w:rFonts w:eastAsia="Calibri"/>
                  <w:lang w:val="id-ID"/>
                </w:rPr>
                <w:tab/>
              </w:r>
            </w:ins>
            <w:ins w:id="103" w:author="Ridwan S" w:date="2026-10-03T08:13:00Z">
              <w:r>
                <w:rPr>
                  <w:rFonts w:eastAsia="Calibri"/>
                </w:rPr>
                <w:t>26</w:t>
              </w:r>
            </w:ins>
          </w:p>
          <w:p w14:paraId="2A88FC34" w14:textId="5B80FD79" w:rsidR="0052527A" w:rsidRPr="00F11FB9" w:rsidRDefault="007E2EF2" w:rsidP="0052527A">
            <w:pPr>
              <w:tabs>
                <w:tab w:val="right" w:leader="dot" w:pos="8222"/>
              </w:tabs>
              <w:spacing w:line="360" w:lineRule="auto"/>
              <w:ind w:right="51"/>
              <w:rPr>
                <w:ins w:id="104" w:author="Ridwan S" w:date="2026-10-03T07:53:00Z"/>
                <w:rFonts w:eastAsia="Calibri"/>
              </w:rPr>
            </w:pPr>
            <w:ins w:id="105" w:author="Ridwan S" w:date="2026-10-03T08:15:00Z">
              <w:r w:rsidRPr="007E2EF2">
                <w:rPr>
                  <w:rFonts w:eastAsia="Calibri"/>
                </w:rPr>
                <w:t>Teknik Pengambilan Sampel</w:t>
              </w:r>
            </w:ins>
            <w:ins w:id="106" w:author="Ridwan S" w:date="2026-10-03T07:53:00Z">
              <w:r w:rsidR="0052527A">
                <w:rPr>
                  <w:rFonts w:eastAsia="Calibri"/>
                  <w:lang w:val="id-ID"/>
                </w:rPr>
                <w:tab/>
              </w:r>
            </w:ins>
            <w:ins w:id="107" w:author="Ridwan S" w:date="2026-10-03T08:15:00Z">
              <w:r w:rsidR="00BC3E15">
                <w:rPr>
                  <w:rFonts w:eastAsia="Calibri"/>
                </w:rPr>
                <w:t>28</w:t>
              </w:r>
            </w:ins>
          </w:p>
          <w:p w14:paraId="644033A6" w14:textId="659AA885" w:rsidR="0052527A" w:rsidRPr="00F11FB9" w:rsidRDefault="00BC3E15" w:rsidP="0052527A">
            <w:pPr>
              <w:tabs>
                <w:tab w:val="right" w:leader="dot" w:pos="8222"/>
              </w:tabs>
              <w:spacing w:line="360" w:lineRule="auto"/>
              <w:ind w:right="51"/>
              <w:rPr>
                <w:ins w:id="108" w:author="Ridwan S" w:date="2026-10-03T07:53:00Z"/>
                <w:rFonts w:eastAsia="Calibri"/>
              </w:rPr>
            </w:pPr>
            <w:ins w:id="109" w:author="Ridwan S" w:date="2026-10-03T08:15:00Z">
              <w:r w:rsidRPr="00BC3E15">
                <w:rPr>
                  <w:rFonts w:eastAsia="Calibri"/>
                </w:rPr>
                <w:t>Komposisi Peserta FGD</w:t>
              </w:r>
            </w:ins>
            <w:ins w:id="110" w:author="Ridwan S" w:date="2026-10-03T07:53:00Z">
              <w:r w:rsidR="0052527A">
                <w:rPr>
                  <w:rFonts w:eastAsia="Calibri"/>
                  <w:lang w:val="id-ID"/>
                </w:rPr>
                <w:tab/>
              </w:r>
            </w:ins>
            <w:ins w:id="111" w:author="Ridwan S" w:date="2026-10-03T08:15:00Z">
              <w:r>
                <w:rPr>
                  <w:rFonts w:eastAsia="Calibri"/>
                </w:rPr>
                <w:t>31</w:t>
              </w:r>
            </w:ins>
          </w:p>
          <w:p w14:paraId="0E0A6291" w14:textId="550D39AD" w:rsidR="0052527A" w:rsidRPr="00F11FB9" w:rsidRDefault="00BB1D18" w:rsidP="0052527A">
            <w:pPr>
              <w:tabs>
                <w:tab w:val="right" w:leader="dot" w:pos="8222"/>
              </w:tabs>
              <w:spacing w:line="360" w:lineRule="auto"/>
              <w:ind w:right="51"/>
              <w:rPr>
                <w:ins w:id="112" w:author="Ridwan S" w:date="2026-10-03T07:53:00Z"/>
                <w:rFonts w:eastAsia="Calibri"/>
              </w:rPr>
            </w:pPr>
            <w:ins w:id="113" w:author="Ridwan S" w:date="2026-10-03T08:16:00Z">
              <w:r w:rsidRPr="00BB1D18">
                <w:rPr>
                  <w:rFonts w:eastAsia="Calibri"/>
                </w:rPr>
                <w:t>Variabel dan Indikator Penelitian</w:t>
              </w:r>
            </w:ins>
            <w:ins w:id="114" w:author="Ridwan S" w:date="2026-10-03T07:53:00Z">
              <w:r w:rsidR="0052527A">
                <w:rPr>
                  <w:rFonts w:eastAsia="Calibri"/>
                  <w:lang w:val="id-ID"/>
                </w:rPr>
                <w:tab/>
              </w:r>
            </w:ins>
            <w:ins w:id="115" w:author="Ridwan S" w:date="2026-10-03T08:16:00Z">
              <w:r>
                <w:rPr>
                  <w:rFonts w:eastAsia="Calibri"/>
                </w:rPr>
                <w:t>32</w:t>
              </w:r>
            </w:ins>
          </w:p>
          <w:p w14:paraId="3F74006F" w14:textId="675ECDD1" w:rsidR="0052527A" w:rsidRPr="00F11FB9" w:rsidRDefault="005B6BAA" w:rsidP="0052527A">
            <w:pPr>
              <w:tabs>
                <w:tab w:val="right" w:leader="dot" w:pos="8222"/>
              </w:tabs>
              <w:spacing w:line="360" w:lineRule="auto"/>
              <w:ind w:right="51"/>
              <w:rPr>
                <w:ins w:id="116" w:author="Ridwan S" w:date="2026-10-03T07:53:00Z"/>
                <w:rFonts w:eastAsia="Calibri"/>
              </w:rPr>
            </w:pPr>
            <w:ins w:id="117" w:author="Ridwan S" w:date="2026-10-03T08:17:00Z">
              <w:r w:rsidRPr="005B6BAA">
                <w:rPr>
                  <w:rFonts w:eastAsia="Calibri"/>
                </w:rPr>
                <w:t>Ringkasan Teknik Analisis Data Berdasarkan Tujuan Penelitian</w:t>
              </w:r>
            </w:ins>
            <w:ins w:id="118" w:author="Ridwan S" w:date="2026-10-03T07:53:00Z">
              <w:r w:rsidR="0052527A">
                <w:rPr>
                  <w:rFonts w:eastAsia="Calibri"/>
                  <w:lang w:val="id-ID"/>
                </w:rPr>
                <w:tab/>
              </w:r>
            </w:ins>
            <w:ins w:id="119" w:author="Ridwan S" w:date="2026-10-03T08:17:00Z">
              <w:r>
                <w:rPr>
                  <w:rFonts w:eastAsia="Calibri"/>
                </w:rPr>
                <w:t>34</w:t>
              </w:r>
            </w:ins>
          </w:p>
          <w:p w14:paraId="2B2EBB4F" w14:textId="0A5B9E1C" w:rsidR="00396F93" w:rsidRPr="00396F93" w:rsidRDefault="00396F93">
            <w:pPr>
              <w:tabs>
                <w:tab w:val="left" w:pos="0"/>
              </w:tabs>
              <w:spacing w:line="360" w:lineRule="auto"/>
              <w:rPr>
                <w:ins w:id="120" w:author="Ridwan S" w:date="2026-10-03T07:47:00Z"/>
                <w:rFonts w:eastAsia="Calibri"/>
                <w:lang w:val="id-ID"/>
                <w:rPrChange w:id="121" w:author="Ridwan S" w:date="2026-10-03T07:47:00Z">
                  <w:rPr>
                    <w:ins w:id="122" w:author="Ridwan S" w:date="2026-10-03T07:47:00Z"/>
                    <w:rFonts w:eastAsia="Calibri"/>
                    <w:b/>
                    <w:bCs/>
                    <w:lang w:val="id-ID"/>
                  </w:rPr>
                </w:rPrChange>
              </w:rPr>
              <w:pPrChange w:id="123" w:author="Ridwan S" w:date="2026-10-03T07:52:00Z">
                <w:pPr>
                  <w:tabs>
                    <w:tab w:val="left" w:pos="0"/>
                  </w:tabs>
                  <w:spacing w:line="360" w:lineRule="auto"/>
                  <w:jc w:val="center"/>
                </w:pPr>
              </w:pPrChange>
            </w:pPr>
            <w:ins w:id="124" w:author="Ridwan S" w:date="2026-10-03T07:47:00Z">
              <w:r>
                <w:rPr>
                  <w:kern w:val="32"/>
                  <w:lang w:val="id-ID"/>
                </w:rPr>
                <w:tab/>
              </w:r>
            </w:ins>
          </w:p>
        </w:tc>
      </w:tr>
    </w:tbl>
    <w:p w14:paraId="23D0B2B7" w14:textId="77777777" w:rsidR="0051366E" w:rsidRPr="000479ED" w:rsidRDefault="0051366E" w:rsidP="0051366E">
      <w:pPr>
        <w:tabs>
          <w:tab w:val="left" w:pos="0"/>
        </w:tabs>
        <w:spacing w:line="360" w:lineRule="auto"/>
        <w:jc w:val="center"/>
        <w:rPr>
          <w:ins w:id="125" w:author="Ridwan S" w:date="2026-10-03T07:43:00Z"/>
          <w:rFonts w:eastAsia="Calibri"/>
          <w:b/>
          <w:bCs/>
          <w:lang w:val="id-ID"/>
        </w:rPr>
      </w:pPr>
    </w:p>
    <w:p w14:paraId="018B31B7" w14:textId="77777777" w:rsidR="0051366E" w:rsidRDefault="0051366E" w:rsidP="0051366E">
      <w:pPr>
        <w:keepNext/>
        <w:tabs>
          <w:tab w:val="right" w:leader="dot" w:pos="8222"/>
        </w:tabs>
        <w:ind w:right="51"/>
        <w:outlineLvl w:val="0"/>
        <w:rPr>
          <w:ins w:id="126" w:author="Ridwan S" w:date="2026-10-03T07:43:00Z"/>
        </w:rPr>
      </w:pPr>
    </w:p>
    <w:p w14:paraId="755F69FA" w14:textId="77777777" w:rsidR="0051366E" w:rsidRDefault="0051366E" w:rsidP="0051366E">
      <w:pPr>
        <w:keepNext/>
        <w:tabs>
          <w:tab w:val="right" w:leader="dot" w:pos="8222"/>
        </w:tabs>
        <w:ind w:right="51"/>
        <w:outlineLvl w:val="0"/>
        <w:rPr>
          <w:ins w:id="127" w:author="Ridwan S" w:date="2026-10-03T07:43:00Z"/>
        </w:rPr>
      </w:pPr>
    </w:p>
    <w:p w14:paraId="7D5A2FCC" w14:textId="77777777" w:rsidR="0051366E" w:rsidRPr="000479ED" w:rsidRDefault="0051366E" w:rsidP="0051366E">
      <w:pPr>
        <w:tabs>
          <w:tab w:val="right" w:leader="dot" w:pos="8222"/>
        </w:tabs>
        <w:spacing w:line="276" w:lineRule="auto"/>
        <w:ind w:right="51"/>
        <w:rPr>
          <w:ins w:id="128" w:author="Ridwan S" w:date="2026-10-03T07:43:00Z"/>
          <w:rFonts w:eastAsia="Calibri"/>
          <w:lang w:val="id-ID"/>
        </w:rPr>
      </w:pPr>
    </w:p>
    <w:p w14:paraId="3B8537F5" w14:textId="77777777" w:rsidR="00305759" w:rsidRDefault="00305759" w:rsidP="00305759">
      <w:pPr>
        <w:tabs>
          <w:tab w:val="right" w:leader="dot" w:pos="8222"/>
        </w:tabs>
        <w:ind w:right="51"/>
        <w:rPr>
          <w:ins w:id="129" w:author="Ridwan S" w:date="2026-10-03T07:42:00Z"/>
          <w:rFonts w:eastAsia="Calibri"/>
        </w:rPr>
      </w:pPr>
    </w:p>
    <w:p w14:paraId="74D38734" w14:textId="77777777" w:rsidR="0051366E" w:rsidRDefault="0051366E" w:rsidP="00305759">
      <w:pPr>
        <w:tabs>
          <w:tab w:val="right" w:leader="dot" w:pos="8222"/>
        </w:tabs>
        <w:ind w:right="51"/>
        <w:rPr>
          <w:ins w:id="130" w:author="Ridwan S" w:date="2026-10-03T07:42:00Z"/>
          <w:rFonts w:eastAsia="Calibri"/>
        </w:rPr>
      </w:pPr>
    </w:p>
    <w:p w14:paraId="194B66CF" w14:textId="77777777" w:rsidR="00FC7714" w:rsidRDefault="00FC7714">
      <w:pPr>
        <w:rPr>
          <w:ins w:id="131" w:author="Ridwan S" w:date="2026-10-03T08:19:00Z"/>
          <w:rFonts w:eastAsia="Calibri"/>
          <w:b/>
          <w:bCs/>
          <w:lang w:val="sv-SE"/>
        </w:rPr>
      </w:pPr>
      <w:ins w:id="132" w:author="Ridwan S" w:date="2026-10-03T08:19:00Z">
        <w:r>
          <w:rPr>
            <w:rFonts w:eastAsia="Calibri"/>
            <w:b/>
            <w:bCs/>
            <w:lang w:val="sv-SE"/>
          </w:rPr>
          <w:br w:type="page"/>
        </w:r>
      </w:ins>
    </w:p>
    <w:p w14:paraId="4C473DF9" w14:textId="77777777" w:rsidR="00F04F9D" w:rsidRDefault="00F04F9D" w:rsidP="00F04F9D">
      <w:pPr>
        <w:tabs>
          <w:tab w:val="left" w:pos="0"/>
        </w:tabs>
        <w:spacing w:line="360" w:lineRule="auto"/>
        <w:jc w:val="center"/>
        <w:rPr>
          <w:ins w:id="133" w:author="Ridwan S" w:date="2026-10-03T08:20:00Z"/>
          <w:rFonts w:eastAsia="Calibri"/>
          <w:b/>
          <w:bCs/>
          <w:lang w:val="sv-SE"/>
        </w:rPr>
      </w:pPr>
      <w:ins w:id="134" w:author="Ridwan S" w:date="2026-10-03T08:20:00Z">
        <w:r>
          <w:rPr>
            <w:rFonts w:eastAsia="Calibri"/>
            <w:b/>
            <w:bCs/>
            <w:lang w:val="sv-SE"/>
          </w:rPr>
          <w:lastRenderedPageBreak/>
          <w:t>DAFTAR BAGAN</w:t>
        </w:r>
      </w:ins>
    </w:p>
    <w:p w14:paraId="642160C8" w14:textId="77777777" w:rsidR="00F04F9D" w:rsidRDefault="00F04F9D" w:rsidP="00F04F9D">
      <w:pPr>
        <w:tabs>
          <w:tab w:val="left" w:pos="0"/>
        </w:tabs>
        <w:spacing w:line="360" w:lineRule="auto"/>
        <w:jc w:val="center"/>
        <w:rPr>
          <w:ins w:id="135" w:author="Ridwan S" w:date="2026-10-03T08:20:00Z"/>
          <w:rFonts w:eastAsia="Calibri"/>
          <w:b/>
          <w:bCs/>
          <w:lang w:val="sv-SE"/>
        </w:rPr>
      </w:pPr>
    </w:p>
    <w:p w14:paraId="6F8AC500" w14:textId="77777777" w:rsidR="00F04F9D" w:rsidRPr="00F11FB9" w:rsidRDefault="00F04F9D" w:rsidP="00F04F9D">
      <w:pPr>
        <w:tabs>
          <w:tab w:val="left" w:pos="0"/>
        </w:tabs>
        <w:spacing w:line="360" w:lineRule="auto"/>
        <w:jc w:val="right"/>
        <w:rPr>
          <w:ins w:id="136" w:author="Ridwan S" w:date="2026-10-03T08:20:00Z"/>
          <w:rFonts w:eastAsia="Calibri"/>
          <w:lang w:val="sv-SE"/>
        </w:rPr>
      </w:pPr>
      <w:ins w:id="137" w:author="Ridwan S" w:date="2026-10-03T08:20:00Z">
        <w:r w:rsidRPr="00F11FB9">
          <w:rPr>
            <w:rFonts w:eastAsia="Calibri"/>
            <w:lang w:val="sv-SE"/>
          </w:rPr>
          <w:t>Halaman</w:t>
        </w:r>
      </w:ins>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229"/>
      </w:tblGrid>
      <w:tr w:rsidR="00F04F9D" w:rsidRPr="00F11FB9" w14:paraId="22F324CD" w14:textId="77777777" w:rsidTr="00F11FB9">
        <w:trPr>
          <w:ins w:id="138" w:author="Ridwan S" w:date="2026-10-03T08:20:00Z"/>
        </w:trPr>
        <w:tc>
          <w:tcPr>
            <w:tcW w:w="1413" w:type="dxa"/>
          </w:tcPr>
          <w:p w14:paraId="39B483DE" w14:textId="77777777" w:rsidR="00F04F9D" w:rsidRDefault="00F04F9D" w:rsidP="00F11FB9">
            <w:pPr>
              <w:tabs>
                <w:tab w:val="left" w:pos="0"/>
              </w:tabs>
              <w:spacing w:line="360" w:lineRule="auto"/>
              <w:rPr>
                <w:ins w:id="139" w:author="Ridwan S" w:date="2026-10-03T08:20:00Z"/>
                <w:rFonts w:eastAsia="Calibri"/>
                <w:lang w:val="id-ID"/>
              </w:rPr>
            </w:pPr>
            <w:ins w:id="140" w:author="Ridwan S" w:date="2026-10-03T08:20:00Z">
              <w:r>
                <w:rPr>
                  <w:rFonts w:eastAsia="Calibri"/>
                </w:rPr>
                <w:t>Bagan</w:t>
              </w:r>
              <w:r w:rsidRPr="00F11FB9">
                <w:rPr>
                  <w:rFonts w:eastAsia="Calibri"/>
                  <w:lang w:val="id-ID"/>
                </w:rPr>
                <w:t xml:space="preserve"> </w:t>
              </w:r>
              <w:r>
                <w:rPr>
                  <w:rFonts w:eastAsia="Calibri"/>
                </w:rPr>
                <w:t>2</w:t>
              </w:r>
              <w:r w:rsidRPr="00F11FB9">
                <w:rPr>
                  <w:rFonts w:eastAsia="Calibri"/>
                  <w:lang w:val="id-ID"/>
                </w:rPr>
                <w:t>.1</w:t>
              </w:r>
            </w:ins>
          </w:p>
          <w:p w14:paraId="5D33A0A8" w14:textId="77777777" w:rsidR="00F04F9D" w:rsidRDefault="00F04F9D" w:rsidP="00F11FB9">
            <w:pPr>
              <w:tabs>
                <w:tab w:val="left" w:pos="0"/>
              </w:tabs>
              <w:spacing w:line="360" w:lineRule="auto"/>
              <w:rPr>
                <w:ins w:id="141" w:author="Ridwan S" w:date="2026-10-03T08:20:00Z"/>
                <w:rFonts w:eastAsia="Calibri"/>
              </w:rPr>
            </w:pPr>
            <w:ins w:id="142" w:author="Ridwan S" w:date="2026-10-03T08:20:00Z">
              <w:r>
                <w:rPr>
                  <w:rFonts w:eastAsia="Calibri"/>
                </w:rPr>
                <w:t>Bagan</w:t>
              </w:r>
              <w:r w:rsidRPr="00F11FB9">
                <w:rPr>
                  <w:rFonts w:eastAsia="Calibri"/>
                  <w:lang w:val="id-ID"/>
                </w:rPr>
                <w:t xml:space="preserve"> </w:t>
              </w:r>
              <w:r>
                <w:rPr>
                  <w:rFonts w:eastAsia="Calibri"/>
                </w:rPr>
                <w:t>2</w:t>
              </w:r>
              <w:r w:rsidRPr="00F11FB9">
                <w:rPr>
                  <w:rFonts w:eastAsia="Calibri"/>
                  <w:lang w:val="id-ID"/>
                </w:rPr>
                <w:t>.</w:t>
              </w:r>
              <w:r>
                <w:rPr>
                  <w:rFonts w:eastAsia="Calibri"/>
                </w:rPr>
                <w:t>2</w:t>
              </w:r>
            </w:ins>
          </w:p>
          <w:p w14:paraId="20A73209" w14:textId="77777777" w:rsidR="00F04F9D" w:rsidRDefault="00F04F9D" w:rsidP="00F11FB9">
            <w:pPr>
              <w:tabs>
                <w:tab w:val="left" w:pos="0"/>
              </w:tabs>
              <w:spacing w:line="360" w:lineRule="auto"/>
              <w:rPr>
                <w:ins w:id="143" w:author="Ridwan S" w:date="2026-10-03T08:20:00Z"/>
                <w:rFonts w:eastAsia="Calibri"/>
              </w:rPr>
            </w:pPr>
            <w:ins w:id="144" w:author="Ridwan S" w:date="2026-10-03T08:20:00Z">
              <w:r>
                <w:rPr>
                  <w:rFonts w:eastAsia="Calibri"/>
                </w:rPr>
                <w:t>Bagan</w:t>
              </w:r>
              <w:r w:rsidRPr="00F11FB9">
                <w:rPr>
                  <w:rFonts w:eastAsia="Calibri"/>
                  <w:lang w:val="id-ID"/>
                </w:rPr>
                <w:t xml:space="preserve"> </w:t>
              </w:r>
              <w:r>
                <w:rPr>
                  <w:rFonts w:eastAsia="Calibri"/>
                </w:rPr>
                <w:t>3</w:t>
              </w:r>
              <w:r w:rsidRPr="00F11FB9">
                <w:rPr>
                  <w:rFonts w:eastAsia="Calibri"/>
                  <w:lang w:val="id-ID"/>
                </w:rPr>
                <w:t>.</w:t>
              </w:r>
              <w:r>
                <w:rPr>
                  <w:rFonts w:eastAsia="Calibri"/>
                </w:rPr>
                <w:t>1</w:t>
              </w:r>
            </w:ins>
          </w:p>
          <w:p w14:paraId="4937576A" w14:textId="77777777" w:rsidR="00F04F9D" w:rsidRPr="00F11FB9" w:rsidRDefault="00F04F9D" w:rsidP="00F11FB9">
            <w:pPr>
              <w:tabs>
                <w:tab w:val="left" w:pos="0"/>
              </w:tabs>
              <w:spacing w:line="360" w:lineRule="auto"/>
              <w:rPr>
                <w:ins w:id="145" w:author="Ridwan S" w:date="2026-10-03T08:20:00Z"/>
                <w:rFonts w:eastAsia="Calibri"/>
              </w:rPr>
            </w:pPr>
          </w:p>
        </w:tc>
        <w:tc>
          <w:tcPr>
            <w:tcW w:w="7229" w:type="dxa"/>
          </w:tcPr>
          <w:p w14:paraId="6B2156AC" w14:textId="77777777" w:rsidR="00F04F9D" w:rsidRPr="00EE1CD6" w:rsidRDefault="00F04F9D" w:rsidP="00F11FB9">
            <w:pPr>
              <w:tabs>
                <w:tab w:val="right" w:leader="dot" w:pos="8222"/>
              </w:tabs>
              <w:spacing w:line="360" w:lineRule="auto"/>
              <w:ind w:right="51"/>
              <w:rPr>
                <w:ins w:id="146" w:author="Ridwan S" w:date="2026-10-03T08:20:00Z"/>
                <w:rFonts w:eastAsia="Calibri"/>
              </w:rPr>
            </w:pPr>
            <w:ins w:id="147" w:author="Ridwan S" w:date="2026-10-03T08:20:00Z">
              <w:r w:rsidRPr="00B25BF7">
                <w:rPr>
                  <w:rFonts w:eastAsia="Calibri"/>
                </w:rPr>
                <w:t>Kerangka Pemikiran Penelitian</w:t>
              </w:r>
              <w:r>
                <w:rPr>
                  <w:rFonts w:eastAsia="Calibri"/>
                  <w:lang w:val="id-ID"/>
                </w:rPr>
                <w:tab/>
              </w:r>
              <w:r>
                <w:rPr>
                  <w:rFonts w:eastAsia="Calibri"/>
                </w:rPr>
                <w:t>13</w:t>
              </w:r>
            </w:ins>
          </w:p>
          <w:p w14:paraId="7906E42A" w14:textId="77777777" w:rsidR="00F04F9D" w:rsidRPr="00F11FB9" w:rsidRDefault="00F04F9D" w:rsidP="00F11FB9">
            <w:pPr>
              <w:tabs>
                <w:tab w:val="right" w:leader="dot" w:pos="8222"/>
              </w:tabs>
              <w:spacing w:line="360" w:lineRule="auto"/>
              <w:ind w:right="51"/>
              <w:rPr>
                <w:ins w:id="148" w:author="Ridwan S" w:date="2026-10-03T08:20:00Z"/>
                <w:rFonts w:eastAsia="Calibri"/>
              </w:rPr>
            </w:pPr>
            <w:ins w:id="149" w:author="Ridwan S" w:date="2026-10-03T08:20:00Z">
              <w:r w:rsidRPr="00FA0DA5">
                <w:rPr>
                  <w:rFonts w:eastAsia="Calibri"/>
                </w:rPr>
                <w:t>Hubungan Antarvariabel dan Hipotesis Penelitian</w:t>
              </w:r>
              <w:r>
                <w:rPr>
                  <w:rFonts w:eastAsia="Calibri"/>
                  <w:lang w:val="id-ID"/>
                </w:rPr>
                <w:tab/>
              </w:r>
              <w:r>
                <w:rPr>
                  <w:rFonts w:eastAsia="Calibri"/>
                </w:rPr>
                <w:t>14</w:t>
              </w:r>
            </w:ins>
          </w:p>
          <w:p w14:paraId="186C1DD0" w14:textId="77777777" w:rsidR="00F04F9D" w:rsidRDefault="00F04F9D" w:rsidP="00F11FB9">
            <w:pPr>
              <w:tabs>
                <w:tab w:val="right" w:leader="dot" w:pos="8222"/>
              </w:tabs>
              <w:spacing w:line="360" w:lineRule="auto"/>
              <w:ind w:right="51"/>
              <w:rPr>
                <w:ins w:id="150" w:author="Ridwan S" w:date="2026-10-03T08:20:00Z"/>
                <w:rFonts w:eastAsia="Calibri"/>
              </w:rPr>
            </w:pPr>
            <w:ins w:id="151" w:author="Ridwan S" w:date="2026-10-03T08:20:00Z">
              <w:r w:rsidRPr="00002F86">
                <w:rPr>
                  <w:rFonts w:eastAsia="Calibri"/>
                </w:rPr>
                <w:t>Kerangka Penelitian</w:t>
              </w:r>
              <w:r>
                <w:rPr>
                  <w:rFonts w:eastAsia="Calibri"/>
                  <w:lang w:val="id-ID"/>
                </w:rPr>
                <w:tab/>
              </w:r>
              <w:r>
                <w:rPr>
                  <w:rFonts w:eastAsia="Calibri"/>
                </w:rPr>
                <w:t>41</w:t>
              </w:r>
            </w:ins>
          </w:p>
          <w:p w14:paraId="06C08677" w14:textId="77777777" w:rsidR="00F04F9D" w:rsidRPr="00F11FB9" w:rsidRDefault="00F04F9D" w:rsidP="00F11FB9">
            <w:pPr>
              <w:tabs>
                <w:tab w:val="right" w:leader="dot" w:pos="8222"/>
              </w:tabs>
              <w:spacing w:line="360" w:lineRule="auto"/>
              <w:ind w:right="51"/>
              <w:rPr>
                <w:ins w:id="152" w:author="Ridwan S" w:date="2026-10-03T08:20:00Z"/>
                <w:rFonts w:eastAsia="Calibri"/>
              </w:rPr>
            </w:pPr>
          </w:p>
        </w:tc>
      </w:tr>
    </w:tbl>
    <w:p w14:paraId="72CF79A7" w14:textId="77777777" w:rsidR="00F04F9D" w:rsidRDefault="00F04F9D" w:rsidP="00451D2E">
      <w:pPr>
        <w:tabs>
          <w:tab w:val="left" w:pos="0"/>
        </w:tabs>
        <w:spacing w:line="360" w:lineRule="auto"/>
        <w:jc w:val="center"/>
        <w:rPr>
          <w:ins w:id="153" w:author="Ridwan S" w:date="2026-10-03T08:20:00Z"/>
          <w:rFonts w:eastAsia="Calibri"/>
          <w:b/>
          <w:bCs/>
          <w:lang w:val="sv-SE"/>
        </w:rPr>
      </w:pPr>
    </w:p>
    <w:p w14:paraId="3C7C461F" w14:textId="77777777" w:rsidR="00F04F9D" w:rsidRDefault="00F04F9D">
      <w:pPr>
        <w:rPr>
          <w:ins w:id="154" w:author="Ridwan S" w:date="2026-10-03T08:20:00Z"/>
          <w:rFonts w:eastAsia="Calibri"/>
          <w:b/>
          <w:bCs/>
          <w:lang w:val="sv-SE"/>
        </w:rPr>
      </w:pPr>
      <w:ins w:id="155" w:author="Ridwan S" w:date="2026-10-03T08:20:00Z">
        <w:r>
          <w:rPr>
            <w:rFonts w:eastAsia="Calibri"/>
            <w:b/>
            <w:bCs/>
            <w:lang w:val="sv-SE"/>
          </w:rPr>
          <w:br w:type="page"/>
        </w:r>
      </w:ins>
    </w:p>
    <w:p w14:paraId="287D707D" w14:textId="64D78E55" w:rsidR="00451D2E" w:rsidRDefault="00451D2E" w:rsidP="00451D2E">
      <w:pPr>
        <w:tabs>
          <w:tab w:val="left" w:pos="0"/>
        </w:tabs>
        <w:spacing w:line="360" w:lineRule="auto"/>
        <w:jc w:val="center"/>
        <w:rPr>
          <w:ins w:id="156" w:author="Ridwan S" w:date="2026-10-03T07:49:00Z"/>
          <w:rFonts w:eastAsia="Calibri"/>
          <w:b/>
          <w:bCs/>
          <w:lang w:val="sv-SE"/>
        </w:rPr>
      </w:pPr>
      <w:ins w:id="157" w:author="Ridwan S" w:date="2026-10-03T07:49:00Z">
        <w:r>
          <w:rPr>
            <w:rFonts w:eastAsia="Calibri"/>
            <w:b/>
            <w:bCs/>
            <w:lang w:val="sv-SE"/>
          </w:rPr>
          <w:lastRenderedPageBreak/>
          <w:t>DAFTAR GAMBAR</w:t>
        </w:r>
      </w:ins>
    </w:p>
    <w:p w14:paraId="6F512447" w14:textId="77777777" w:rsidR="00451D2E" w:rsidRDefault="00451D2E" w:rsidP="00451D2E">
      <w:pPr>
        <w:tabs>
          <w:tab w:val="left" w:pos="0"/>
        </w:tabs>
        <w:spacing w:line="360" w:lineRule="auto"/>
        <w:jc w:val="center"/>
        <w:rPr>
          <w:ins w:id="158" w:author="Ridwan S" w:date="2026-10-03T07:49:00Z"/>
          <w:rFonts w:eastAsia="Calibri"/>
          <w:b/>
          <w:bCs/>
          <w:lang w:val="sv-SE"/>
        </w:rPr>
      </w:pPr>
    </w:p>
    <w:p w14:paraId="16E9B2D4" w14:textId="77777777" w:rsidR="00451D2E" w:rsidRPr="00F11FB9" w:rsidRDefault="00451D2E" w:rsidP="00451D2E">
      <w:pPr>
        <w:tabs>
          <w:tab w:val="left" w:pos="0"/>
        </w:tabs>
        <w:spacing w:line="360" w:lineRule="auto"/>
        <w:jc w:val="right"/>
        <w:rPr>
          <w:ins w:id="159" w:author="Ridwan S" w:date="2026-10-03T07:49:00Z"/>
          <w:rFonts w:eastAsia="Calibri"/>
          <w:lang w:val="sv-SE"/>
        </w:rPr>
      </w:pPr>
      <w:ins w:id="160" w:author="Ridwan S" w:date="2026-10-03T07:49:00Z">
        <w:r w:rsidRPr="00F11FB9">
          <w:rPr>
            <w:rFonts w:eastAsia="Calibri"/>
            <w:lang w:val="sv-SE"/>
          </w:rPr>
          <w:t>Halaman</w:t>
        </w:r>
      </w:ins>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229"/>
      </w:tblGrid>
      <w:tr w:rsidR="00465F2A" w:rsidRPr="00F11FB9" w14:paraId="02C9B2D5" w14:textId="77777777" w:rsidTr="00465F2A">
        <w:trPr>
          <w:ins w:id="161" w:author="Ridwan S" w:date="2026-10-03T07:49:00Z"/>
        </w:trPr>
        <w:tc>
          <w:tcPr>
            <w:tcW w:w="1555" w:type="dxa"/>
          </w:tcPr>
          <w:p w14:paraId="1E7E2C62" w14:textId="2A78AA97" w:rsidR="00451D2E" w:rsidRPr="00A259A3" w:rsidRDefault="00451D2E" w:rsidP="00EE1CD6">
            <w:pPr>
              <w:tabs>
                <w:tab w:val="left" w:pos="0"/>
              </w:tabs>
              <w:spacing w:line="360" w:lineRule="auto"/>
              <w:rPr>
                <w:ins w:id="162" w:author="Ridwan S" w:date="2026-10-03T07:49:00Z"/>
                <w:rFonts w:eastAsia="Calibri"/>
                <w:rPrChange w:id="163" w:author="Ridwan S" w:date="2026-10-03T08:12:00Z">
                  <w:rPr>
                    <w:ins w:id="164" w:author="Ridwan S" w:date="2026-10-03T07:49:00Z"/>
                    <w:rFonts w:eastAsia="Calibri"/>
                    <w:lang w:val="id-ID"/>
                  </w:rPr>
                </w:rPrChange>
              </w:rPr>
            </w:pPr>
            <w:ins w:id="165" w:author="Ridwan S" w:date="2026-10-03T07:49:00Z">
              <w:r>
                <w:rPr>
                  <w:rFonts w:eastAsia="Calibri"/>
                </w:rPr>
                <w:t>Gambar</w:t>
              </w:r>
              <w:r w:rsidRPr="00F11FB9">
                <w:rPr>
                  <w:rFonts w:eastAsia="Calibri"/>
                  <w:lang w:val="id-ID"/>
                </w:rPr>
                <w:t xml:space="preserve"> </w:t>
              </w:r>
            </w:ins>
            <w:ins w:id="166" w:author="Ridwan S" w:date="2026-10-03T08:12:00Z">
              <w:r w:rsidR="00A259A3">
                <w:rPr>
                  <w:rFonts w:eastAsia="Calibri"/>
                </w:rPr>
                <w:t>2</w:t>
              </w:r>
            </w:ins>
            <w:ins w:id="167" w:author="Ridwan S" w:date="2026-10-03T07:49:00Z">
              <w:r w:rsidRPr="00F11FB9">
                <w:rPr>
                  <w:rFonts w:eastAsia="Calibri"/>
                  <w:lang w:val="id-ID"/>
                </w:rPr>
                <w:t>.</w:t>
              </w:r>
            </w:ins>
            <w:ins w:id="168" w:author="Ridwan S" w:date="2026-10-03T08:12:00Z">
              <w:r w:rsidR="00A259A3">
                <w:rPr>
                  <w:rFonts w:eastAsia="Calibri"/>
                </w:rPr>
                <w:t>2</w:t>
              </w:r>
            </w:ins>
          </w:p>
        </w:tc>
        <w:tc>
          <w:tcPr>
            <w:tcW w:w="7229" w:type="dxa"/>
          </w:tcPr>
          <w:p w14:paraId="0C8297CB" w14:textId="77777777" w:rsidR="00F875E3" w:rsidRDefault="00A259A3" w:rsidP="0052527A">
            <w:pPr>
              <w:tabs>
                <w:tab w:val="right" w:leader="dot" w:pos="8222"/>
              </w:tabs>
              <w:spacing w:line="360" w:lineRule="auto"/>
              <w:ind w:right="51"/>
              <w:rPr>
                <w:ins w:id="169" w:author="Ridwan S" w:date="2026-10-03T08:14:00Z"/>
                <w:rFonts w:eastAsia="Calibri"/>
              </w:rPr>
            </w:pPr>
            <w:ins w:id="170" w:author="Ridwan S" w:date="2026-10-03T08:12:00Z">
              <w:r w:rsidRPr="00A259A3">
                <w:rPr>
                  <w:rFonts w:eastAsia="Calibri"/>
                </w:rPr>
                <w:t xml:space="preserve">Peta Lokasi Penelitian (Kota Cilegon) dan Titik </w:t>
              </w:r>
            </w:ins>
          </w:p>
          <w:p w14:paraId="72409779" w14:textId="0B63BE27" w:rsidR="0052527A" w:rsidRPr="00F11FB9" w:rsidRDefault="00A259A3" w:rsidP="0052527A">
            <w:pPr>
              <w:tabs>
                <w:tab w:val="right" w:leader="dot" w:pos="8222"/>
              </w:tabs>
              <w:spacing w:line="360" w:lineRule="auto"/>
              <w:ind w:right="51"/>
              <w:rPr>
                <w:ins w:id="171" w:author="Ridwan S" w:date="2026-10-03T07:53:00Z"/>
                <w:rFonts w:eastAsia="Calibri"/>
              </w:rPr>
            </w:pPr>
            <w:ins w:id="172" w:author="Ridwan S" w:date="2026-10-03T08:12:00Z">
              <w:r w:rsidRPr="00A259A3">
                <w:rPr>
                  <w:rFonts w:eastAsia="Calibri"/>
                </w:rPr>
                <w:t>Pangkalan Nelayan</w:t>
              </w:r>
            </w:ins>
            <w:ins w:id="173" w:author="Ridwan S" w:date="2026-10-03T07:53:00Z">
              <w:r w:rsidR="0052527A">
                <w:rPr>
                  <w:rFonts w:eastAsia="Calibri"/>
                  <w:lang w:val="id-ID"/>
                </w:rPr>
                <w:tab/>
              </w:r>
            </w:ins>
            <w:ins w:id="174" w:author="Ridwan S" w:date="2026-10-03T08:12:00Z">
              <w:r>
                <w:rPr>
                  <w:rFonts w:eastAsia="Calibri"/>
                </w:rPr>
                <w:t>2</w:t>
              </w:r>
            </w:ins>
            <w:ins w:id="175" w:author="Ridwan S" w:date="2026-10-03T08:13:00Z">
              <w:r>
                <w:rPr>
                  <w:rFonts w:eastAsia="Calibri"/>
                </w:rPr>
                <w:t>4</w:t>
              </w:r>
            </w:ins>
          </w:p>
          <w:p w14:paraId="74A5415E" w14:textId="27D51697" w:rsidR="00451D2E" w:rsidRPr="00F11FB9" w:rsidRDefault="00451D2E" w:rsidP="00EE1CD6">
            <w:pPr>
              <w:tabs>
                <w:tab w:val="left" w:pos="0"/>
              </w:tabs>
              <w:spacing w:line="360" w:lineRule="auto"/>
              <w:rPr>
                <w:ins w:id="176" w:author="Ridwan S" w:date="2026-10-03T07:49:00Z"/>
                <w:rFonts w:eastAsia="Calibri"/>
                <w:lang w:val="id-ID"/>
              </w:rPr>
            </w:pPr>
          </w:p>
        </w:tc>
      </w:tr>
    </w:tbl>
    <w:p w14:paraId="0EDE3647" w14:textId="38435749" w:rsidR="00451D2E" w:rsidRDefault="00451D2E" w:rsidP="00451D2E">
      <w:pPr>
        <w:tabs>
          <w:tab w:val="left" w:pos="0"/>
        </w:tabs>
        <w:spacing w:line="360" w:lineRule="auto"/>
        <w:jc w:val="center"/>
        <w:rPr>
          <w:ins w:id="177" w:author="Ridwan S" w:date="2026-10-03T07:49:00Z"/>
          <w:rFonts w:eastAsia="Calibri"/>
          <w:b/>
          <w:bCs/>
          <w:lang w:val="id-ID"/>
        </w:rPr>
      </w:pPr>
    </w:p>
    <w:p w14:paraId="0A785361" w14:textId="45236B22" w:rsidR="00451D2E" w:rsidRDefault="00451D2E" w:rsidP="00451D2E">
      <w:pPr>
        <w:tabs>
          <w:tab w:val="left" w:pos="0"/>
        </w:tabs>
        <w:spacing w:line="360" w:lineRule="auto"/>
        <w:jc w:val="center"/>
        <w:rPr>
          <w:ins w:id="178" w:author="Ridwan S" w:date="2026-10-03T07:49:00Z"/>
          <w:rFonts w:eastAsia="Calibri"/>
          <w:b/>
          <w:bCs/>
          <w:lang w:val="id-ID"/>
        </w:rPr>
      </w:pPr>
    </w:p>
    <w:p w14:paraId="7AD1C859" w14:textId="77777777" w:rsidR="00451D2E" w:rsidRPr="000479ED" w:rsidRDefault="00451D2E" w:rsidP="00451D2E">
      <w:pPr>
        <w:tabs>
          <w:tab w:val="left" w:pos="0"/>
        </w:tabs>
        <w:spacing w:line="360" w:lineRule="auto"/>
        <w:jc w:val="center"/>
        <w:rPr>
          <w:ins w:id="179" w:author="Ridwan S" w:date="2026-10-03T07:49:00Z"/>
          <w:rFonts w:eastAsia="Calibri"/>
          <w:b/>
          <w:bCs/>
          <w:lang w:val="id-ID"/>
        </w:rPr>
      </w:pPr>
    </w:p>
    <w:p w14:paraId="569C38BE" w14:textId="77777777" w:rsidR="00002F86" w:rsidRDefault="00002F86" w:rsidP="00451D2E">
      <w:pPr>
        <w:tabs>
          <w:tab w:val="left" w:pos="0"/>
        </w:tabs>
        <w:spacing w:line="360" w:lineRule="auto"/>
        <w:jc w:val="center"/>
        <w:rPr>
          <w:ins w:id="180" w:author="Ridwan S" w:date="2026-10-03T08:17:00Z"/>
          <w:rFonts w:eastAsia="Calibri"/>
          <w:b/>
          <w:bCs/>
          <w:lang w:val="sv-SE"/>
        </w:rPr>
      </w:pPr>
    </w:p>
    <w:p w14:paraId="397F3068" w14:textId="77777777" w:rsidR="00002F86" w:rsidRDefault="00002F86" w:rsidP="00451D2E">
      <w:pPr>
        <w:tabs>
          <w:tab w:val="left" w:pos="0"/>
        </w:tabs>
        <w:spacing w:line="360" w:lineRule="auto"/>
        <w:jc w:val="center"/>
        <w:rPr>
          <w:ins w:id="181" w:author="Ridwan S" w:date="2026-10-03T08:17:00Z"/>
          <w:rFonts w:eastAsia="Calibri"/>
          <w:b/>
          <w:bCs/>
          <w:lang w:val="sv-SE"/>
        </w:rPr>
      </w:pPr>
    </w:p>
    <w:p w14:paraId="0684FC5B" w14:textId="77777777" w:rsidR="00002F86" w:rsidRDefault="00002F86" w:rsidP="00451D2E">
      <w:pPr>
        <w:tabs>
          <w:tab w:val="left" w:pos="0"/>
        </w:tabs>
        <w:spacing w:line="360" w:lineRule="auto"/>
        <w:jc w:val="center"/>
        <w:rPr>
          <w:ins w:id="182" w:author="Ridwan S" w:date="2026-10-03T08:17:00Z"/>
          <w:rFonts w:eastAsia="Calibri"/>
          <w:b/>
          <w:bCs/>
          <w:lang w:val="sv-SE"/>
        </w:rPr>
      </w:pPr>
    </w:p>
    <w:p w14:paraId="18F07FFA" w14:textId="77777777" w:rsidR="00FC7714" w:rsidRDefault="00FC7714">
      <w:pPr>
        <w:rPr>
          <w:ins w:id="183" w:author="Ridwan S" w:date="2026-10-03T08:19:00Z"/>
          <w:rFonts w:eastAsia="Calibri"/>
          <w:b/>
          <w:bCs/>
          <w:lang w:val="sv-SE"/>
        </w:rPr>
      </w:pPr>
      <w:ins w:id="184" w:author="Ridwan S" w:date="2026-10-03T08:19:00Z">
        <w:r>
          <w:rPr>
            <w:rFonts w:eastAsia="Calibri"/>
            <w:b/>
            <w:bCs/>
            <w:lang w:val="sv-SE"/>
          </w:rPr>
          <w:br w:type="page"/>
        </w:r>
      </w:ins>
    </w:p>
    <w:p w14:paraId="7AD88CE1" w14:textId="7148117B" w:rsidR="0051366E" w:rsidRDefault="0051366E" w:rsidP="00305759">
      <w:pPr>
        <w:tabs>
          <w:tab w:val="right" w:leader="dot" w:pos="8222"/>
        </w:tabs>
        <w:ind w:right="51"/>
        <w:rPr>
          <w:rFonts w:eastAsia="Calibri"/>
        </w:rPr>
        <w:sectPr w:rsidR="0051366E" w:rsidSect="00574CEF">
          <w:headerReference w:type="first" r:id="rId16"/>
          <w:footerReference w:type="first" r:id="rId17"/>
          <w:pgSz w:w="11906" w:h="16838" w:code="9"/>
          <w:pgMar w:top="1440" w:right="1440" w:bottom="1440" w:left="2019" w:header="1134" w:footer="709" w:gutter="0"/>
          <w:pgNumType w:fmt="lowerRoman" w:start="1"/>
          <w:cols w:space="720"/>
          <w:titlePg/>
          <w:docGrid w:linePitch="360"/>
        </w:sectPr>
      </w:pPr>
    </w:p>
    <w:p w14:paraId="3E72A2EB" w14:textId="5486FE13" w:rsidR="0000636C" w:rsidRPr="00F62048" w:rsidRDefault="00EB4C05" w:rsidP="00305759">
      <w:pPr>
        <w:tabs>
          <w:tab w:val="right" w:leader="dot" w:pos="8222"/>
        </w:tabs>
        <w:ind w:right="51"/>
        <w:jc w:val="center"/>
        <w:rPr>
          <w:b/>
          <w:bCs/>
        </w:rPr>
      </w:pPr>
      <w:r>
        <w:rPr>
          <w:b/>
          <w:bCs/>
        </w:rPr>
        <w:lastRenderedPageBreak/>
        <w:t>BAB I PENDAHULUAN</w:t>
      </w:r>
    </w:p>
    <w:p w14:paraId="4EE0E0B8" w14:textId="77777777" w:rsidR="0000636C" w:rsidRPr="00782535" w:rsidRDefault="0000636C" w:rsidP="00090ACC">
      <w:pPr>
        <w:spacing w:line="360" w:lineRule="auto"/>
      </w:pPr>
    </w:p>
    <w:p w14:paraId="2419DA66" w14:textId="4C58C501" w:rsidR="0000636C" w:rsidRPr="00782535" w:rsidRDefault="00687C3E" w:rsidP="00090ACC">
      <w:pPr>
        <w:pStyle w:val="Heading2"/>
        <w:spacing w:before="0" w:after="0" w:line="360" w:lineRule="auto"/>
      </w:pPr>
      <w:r>
        <w:t xml:space="preserve">A. Latar Belakang </w:t>
      </w:r>
      <w:commentRangeStart w:id="185"/>
      <w:commentRangeStart w:id="186"/>
      <w:del w:id="187" w:author="Ridwan S" w:date="2026-09-28T13:22:00Z">
        <w:r>
          <w:delText>Masalah</w:delText>
        </w:r>
        <w:commentRangeEnd w:id="185"/>
        <w:r>
          <w:rPr>
            <w:rStyle w:val="CommentReference"/>
            <w:sz w:val="24"/>
            <w:szCs w:val="24"/>
          </w:rPr>
          <w:commentReference w:id="185"/>
        </w:r>
        <w:commentRangeEnd w:id="186"/>
        <w:r>
          <w:rPr>
            <w:rStyle w:val="CommentReference"/>
            <w:sz w:val="24"/>
            <w:szCs w:val="24"/>
          </w:rPr>
          <w:commentReference w:id="186"/>
        </w:r>
      </w:del>
    </w:p>
    <w:p w14:paraId="47658D8F" w14:textId="20C5FBD2" w:rsidR="00290FF1" w:rsidRPr="00782535" w:rsidRDefault="00290FF1" w:rsidP="00E43374">
      <w:pPr>
        <w:spacing w:after="120" w:line="360" w:lineRule="auto"/>
        <w:ind w:firstLine="567"/>
        <w:jc w:val="both"/>
        <w:rPr>
          <w:lang w:val="en-ID"/>
        </w:rPr>
      </w:pPr>
      <w:r>
        <w:rPr>
          <w:lang w:val="en-ID"/>
        </w:rPr>
        <w:t xml:space="preserve">Sektor perikanan merupakan pilar penting pembangunan nasional Indonesia sebagai sumber pangan dan devisa negara. Prinsip pengelolaan perikanan berkelanjutan telah diadopsi dalam kerangka internasional seperti </w:t>
      </w:r>
      <w:r>
        <w:rPr>
          <w:i/>
          <w:iCs/>
          <w:lang w:val="en-ID"/>
        </w:rPr>
        <w:t>Code of Conduct for Responsible Fisheries</w:t>
      </w:r>
      <w:r>
        <w:rPr>
          <w:lang w:val="en-ID"/>
        </w:rPr>
        <w:t xml:space="preserve"> (CCRF) FAO 1995 dan SDGs Nomor 14, serta dituangkan dalam UU Nomor 45 Tahun 2009 tentang Perikanan dan PP Nomor 11 Tahun 2023 tentang Penangkapan Ikan</w:t>
      </w:r>
      <w:ins w:id="188" w:author="Ridwan S" w:date="2026-09-28T13:22:00Z">
        <w:r>
          <w:rPr>
            <w:lang w:val="en-ID"/>
          </w:rPr>
          <w:t>,</w:t>
        </w:r>
      </w:ins>
      <w:r>
        <w:rPr>
          <w:lang w:val="en-ID"/>
        </w:rPr>
        <w:t xml:space="preserve"> </w:t>
      </w:r>
      <w:commentRangeStart w:id="189"/>
      <w:commentRangeStart w:id="190"/>
      <w:del w:id="191" w:author="Ridwan S" w:date="2026-09-28T13:22:00Z">
        <w:r>
          <w:rPr>
            <w:lang w:val="en-ID"/>
          </w:rPr>
          <w:delText>N</w:delText>
        </w:r>
        <w:commentRangeEnd w:id="189"/>
        <w:r>
          <w:rPr>
            <w:rStyle w:val="CommentReference"/>
            <w:sz w:val="24"/>
            <w:szCs w:val="24"/>
            <w:lang w:val="en-ID"/>
          </w:rPr>
          <w:commentReference w:id="189"/>
        </w:r>
        <w:commentRangeEnd w:id="190"/>
        <w:r>
          <w:rPr>
            <w:rStyle w:val="CommentReference"/>
            <w:sz w:val="24"/>
            <w:szCs w:val="24"/>
            <w:lang w:val="en-ID"/>
          </w:rPr>
          <w:commentReference w:id="190"/>
        </w:r>
        <w:r>
          <w:rPr>
            <w:lang w:val="en-ID"/>
          </w:rPr>
          <w:delText>amun</w:delText>
        </w:r>
      </w:del>
      <w:ins w:id="192" w:author="Ridwan S" w:date="2026-09-28T13:22:00Z">
        <w:r>
          <w:rPr>
            <w:lang w:val="en-ID"/>
          </w:rPr>
          <w:t>namun</w:t>
        </w:r>
      </w:ins>
      <w:del w:id="193" w:author="Ridwan S" w:date="2026-09-28T13:22:00Z">
        <w:r>
          <w:rPr>
            <w:lang w:val="en-ID"/>
          </w:rPr>
          <w:delText>,</w:delText>
        </w:r>
      </w:del>
      <w:r>
        <w:rPr>
          <w:lang w:val="en-ID"/>
        </w:rPr>
        <w:t xml:space="preserve"> implementasi pengelolaan perikanan berkelanjutan masih menghadapi berbagai tantangan, termasuk praktik </w:t>
      </w:r>
      <w:r>
        <w:rPr>
          <w:i/>
          <w:iCs/>
          <w:lang w:val="en-ID"/>
        </w:rPr>
        <w:t>illegal, unreported, and unregulated</w:t>
      </w:r>
      <w:r>
        <w:rPr>
          <w:lang w:val="en-ID"/>
        </w:rPr>
        <w:t xml:space="preserve"> (IUU) </w:t>
      </w:r>
      <w:r>
        <w:rPr>
          <w:i/>
          <w:iCs/>
          <w:lang w:val="en-ID"/>
        </w:rPr>
        <w:t>fishing</w:t>
      </w:r>
      <w:r>
        <w:rPr>
          <w:lang w:val="en-ID"/>
        </w:rPr>
        <w:t xml:space="preserve"> yang masih menjadi perhatian penting di kawasan Asia Tenggara (SEAFDEC, 2025).</w:t>
      </w:r>
    </w:p>
    <w:p w14:paraId="1AD893EF" w14:textId="5DC9E17B" w:rsidR="00B375E0" w:rsidRPr="00782535" w:rsidRDefault="00B375E0" w:rsidP="00E43374">
      <w:pPr>
        <w:spacing w:after="120" w:line="360" w:lineRule="auto"/>
        <w:ind w:firstLine="567"/>
        <w:jc w:val="both"/>
        <w:rPr>
          <w:lang w:val="en-ID"/>
        </w:rPr>
      </w:pPr>
      <w:r>
        <w:rPr>
          <w:lang w:val="en-ID"/>
        </w:rPr>
        <w:t>Kota Cilegon terletak di bagian paling barat Pulau Jawa pada koordinat 5°52’24”-6°04’07” LS dan 105°54’05”-106°05’11” BT, serta berbatasan langsung dengan Selat Sunda di sebelah barat. Kota Cilegon memiliki luas wilayah sekitar 16.259 Ha, garis pantai sepanjang 40,88 km atau sekitar 43,6% dari total perimeter wilayah, serta lima pulau, yaitu Pulau Merak Besar, Merak Kecil, Rida, Ular, dan Tempurung. Luas laut yang menjadi kewenangan Kota Cilegon diperkirakan secara tentatif sekitar 185 km² (Bappeda Litbang Kota Cilegon, 2025). Posisi geostrategis ini menjadikan Kota Cilegon sebagai simpul penyeberangan Jawa-Sumatra melalui Pelabuhan Merak, sekaligus wilayah pesisir yang kaya potensi sumber daya kelautan.</w:t>
      </w:r>
    </w:p>
    <w:p w14:paraId="33719561" w14:textId="65D482F7" w:rsidR="00E43374" w:rsidRPr="00782535" w:rsidRDefault="00E43374" w:rsidP="00E43374">
      <w:pPr>
        <w:spacing w:after="120" w:line="360" w:lineRule="auto"/>
        <w:ind w:firstLine="567"/>
        <w:jc w:val="both"/>
      </w:pPr>
      <w:r>
        <w:t xml:space="preserve">Meskipun memiliki karakteristik kota pesisir, Kota Cilegon lebih dikenal sebagai kota industri berat. PDRB atas  dasar harga berlaku menurut lapangan usaha di Kota Cilegon pada tahun 2025 mencapai Rp.148.56 triliun, dengan sektor industri pengolahan mendominasi sebesar 56,89% atau senilai Rp84,53 triliun (BPS Kota Cilegon, 2026). Sementara itu, kontribusi sektor Pertanian, Kehutanan, dan Perikanan, yang dalam klasifikasi BPS mencakup seluruh subsektor pertanian, kehutanan, dan perikanan (bukan perikanan semata), hanya sebesar 0,22% atau Rp.325,78 milyar dari total PDRB pada tahun 2025 (BPS Kota Cilegon, 2026). Dengan demikian, kontribusi subsektor perikanan murni diperkirakan bahkan lebih kecil dari angka tersebut, menunjukkan bahwa sektor tersebut memiliki kontribusi relatif kecil dalam struktur ekonomi Kota Cilegon. </w:t>
      </w:r>
    </w:p>
    <w:p w14:paraId="56CF4003" w14:textId="77777777" w:rsidR="00F964A6" w:rsidRDefault="00F964A6" w:rsidP="00E43374">
      <w:pPr>
        <w:spacing w:after="120" w:line="360" w:lineRule="auto"/>
        <w:ind w:firstLine="567"/>
        <w:jc w:val="both"/>
      </w:pPr>
      <w:r>
        <w:t xml:space="preserve">Data rekapitulasi produksi perikanan tangkap Dinas Ketahanan Pangan dan Pertanian (DKPP) Kota Cilegon menunjukkan bahwa produksi tangkap non-pelabuhan </w:t>
      </w:r>
      <w:r>
        <w:lastRenderedPageBreak/>
        <w:t xml:space="preserve">pada tahun 2024 mencapai 237,14 ton dengan nilai produksi sebesar Rp8.923.682.707, sementara pada tahun 2025 produksi tercatat sebesar 238,86 ton senilai Rp8.997.375.000, atau relatif stagnan dengan peningkatan volume sekitar 0,7% dan nilai sekitar 0,8% (DKPP Kota Cilegon, 2025). Seluruh aktivitas penangkapan tersebut berlangsung di lokasi non-pelabuhan tanpa tercatat produksi melalui pelabuhan perikanan formal, yang mengindikasikan keterbatasan infrastruktur pendaratan ikan di Kota Cilegon. </w:t>
      </w:r>
    </w:p>
    <w:p w14:paraId="1A1B3D89" w14:textId="3267184C" w:rsidR="00F964A6" w:rsidRDefault="003E3EE3" w:rsidP="00E43374">
      <w:pPr>
        <w:spacing w:after="120" w:line="360" w:lineRule="auto"/>
        <w:ind w:firstLine="567"/>
        <w:jc w:val="both"/>
      </w:pPr>
      <w:ins w:id="194" w:author="Ridwan S" w:date="2026-09-29T16:13:00Z">
        <w:r>
          <w:t>Data pelaku usaha perikanan tangkap di Kota Cilegon menunjukkan bahwa terdapat 723 nelayan dengan 410 unit kapal/perahu yang seluruhnya beroperasi di Selat Sunda (bagian dari WPP-RI-572), serta 9 pangkalan nelayan dan 58 Kelompok Usaha Bersama (KUB) (DKPP Kota Cilegon, 2026).</w:t>
        </w:r>
      </w:ins>
      <w:commentRangeStart w:id="195"/>
      <w:commentRangeStart w:id="196"/>
      <w:del w:id="197" w:author="Ridwan S" w:date="2026-09-29T16:13:00Z">
        <w:r>
          <w:delText>Dari</w:delText>
        </w:r>
        <w:commentRangeEnd w:id="195"/>
        <w:commentRangeEnd w:id="196"/>
        <w:r>
          <w:rPr>
            <w:rStyle w:val="CommentReference"/>
            <w:sz w:val="24"/>
            <w:szCs w:val="24"/>
          </w:rPr>
          <w:commentReference w:id="195"/>
        </w:r>
        <w:r>
          <w:rPr>
            <w:rStyle w:val="CommentReference"/>
          </w:rPr>
          <w:commentReference w:id="196"/>
        </w:r>
        <w:r>
          <w:delText xml:space="preserve"> sisi pelaku usaha, tercatat 723 nelayan dengan 410 unit kapal/perahu yang seluruhnya beroperasi di selat sunda (bagian dari WPP-RI-572), dengan 9 pangkalan nelayan dan 58 kelompok usaha bersama (KUB) (DKPP Kota Cilegon, 2026).</w:delText>
        </w:r>
      </w:del>
      <w:r>
        <w:t xml:space="preserve"> Kondisi ini memperkuat gambaran bahwa meskipun kontribusi sektor perikanan terhadap PDRB Kota Cilegon tergolong kecil, keberadaan komunitas nelayan skala kecil yang bergantung pada sumber daya laut tetap nyata dan memerlukan perhatian dalam perumusan kebijakan pengelolaan perikanan tangkap berkelanjutan di tengah tekanan aktivitas industri.</w:t>
      </w:r>
    </w:p>
    <w:p w14:paraId="1450181C" w14:textId="61C9E9CD" w:rsidR="00643F1D" w:rsidRPr="00782535" w:rsidRDefault="00643F1D" w:rsidP="00E43374">
      <w:pPr>
        <w:spacing w:after="120" w:line="360" w:lineRule="auto"/>
        <w:ind w:firstLine="567"/>
        <w:jc w:val="both"/>
      </w:pPr>
      <w:r>
        <w:t>Tekanan aktivitas industri terhadap kehidupan nelayan di Kota Cilegon menjadi salah satu isu yang disampaikan oleh Himpunan Nelayan Seluruh Indonesia (HNSI) Kota Cilegon. Pada tahun 2025, HNSI menyoroti keterbatasan ruang laut dan dampak aktivitas industri terhadap nelayan serta mendorong sinergi antara pemerintah, industri, dan nelayan. Kondisi tersebut menunjukkan pentingnya pengelolaan perikanan yang mampu mempertemukan kepentingan ekonomi, sosial, dan keberlanjutan sumber daya. Dalam konteks Indonesia, Warren dan Steenbergen (2021) menunjukkan bahwa konflik tata kelola, tekanan terhadap perikanan skala kecil, degradasi sumber daya, dan kepentingan ekonomi dapat menjadi tantangan bagi keberlanjutan perikanan.</w:t>
      </w:r>
    </w:p>
    <w:p w14:paraId="73BA52FD" w14:textId="7F38C2E8" w:rsidR="00A6122F" w:rsidRPr="00782535" w:rsidRDefault="00A6122F" w:rsidP="00E43374">
      <w:pPr>
        <w:spacing w:after="120" w:line="360" w:lineRule="auto"/>
        <w:ind w:firstLine="567"/>
        <w:jc w:val="both"/>
        <w:rPr>
          <w:lang w:val="en-ID"/>
        </w:rPr>
      </w:pPr>
      <w:r>
        <w:rPr>
          <w:lang w:val="en-ID"/>
        </w:rPr>
        <w:t xml:space="preserve">Koordinasi dan sinergi antar pemangku kepentingan atau </w:t>
      </w:r>
      <w:r>
        <w:rPr>
          <w:i/>
          <w:iCs/>
          <w:lang w:val="en-ID"/>
        </w:rPr>
        <w:t>stakeholder</w:t>
      </w:r>
      <w:r>
        <w:rPr>
          <w:lang w:val="en-ID"/>
        </w:rPr>
        <w:t xml:space="preserve"> merupakan aspek penting dalam tata kelola perikanan berkelanjutan, karena pengelolaan perikanan melibatkan berbagai pihak dengan kepentingan dan peran yang berbeda (Zulbainarni </w:t>
      </w:r>
      <w:r>
        <w:rPr>
          <w:i/>
          <w:lang w:val="en-ID"/>
        </w:rPr>
        <w:t>et al.</w:t>
      </w:r>
      <w:r>
        <w:rPr>
          <w:lang w:val="en-ID"/>
        </w:rPr>
        <w:t xml:space="preserve">, 2020). </w:t>
      </w:r>
      <w:commentRangeStart w:id="198"/>
      <w:commentRangeStart w:id="199"/>
      <w:del w:id="200" w:author="Ridwan S" w:date="2026-09-29T16:14:00Z">
        <w:r>
          <w:rPr>
            <w:lang w:val="en-ID"/>
          </w:rPr>
          <w:delText>Dalam</w:delText>
        </w:r>
        <w:commentRangeEnd w:id="198"/>
        <w:r>
          <w:rPr>
            <w:rStyle w:val="CommentReference"/>
            <w:sz w:val="24"/>
            <w:szCs w:val="24"/>
            <w:lang w:val="en-ID"/>
          </w:rPr>
          <w:commentReference w:id="198"/>
        </w:r>
      </w:del>
      <w:commentRangeEnd w:id="199"/>
      <w:r w:rsidR="007B733F">
        <w:rPr>
          <w:rStyle w:val="CommentReference"/>
        </w:rPr>
        <w:commentReference w:id="199"/>
      </w:r>
      <w:del w:id="201" w:author="Ridwan S" w:date="2026-09-29T16:14:00Z">
        <w:r>
          <w:rPr>
            <w:lang w:val="en-ID"/>
          </w:rPr>
          <w:delText xml:space="preserve"> </w:delText>
        </w:r>
      </w:del>
      <w:del w:id="202" w:author="Ridwan S" w:date="2026-10-02T14:34:00Z">
        <w:r w:rsidDel="007B733F">
          <w:rPr>
            <w:lang w:val="en-ID"/>
          </w:rPr>
          <w:delText>p</w:delText>
        </w:r>
      </w:del>
      <w:ins w:id="203" w:author="Ridwan S" w:date="2026-10-02T14:34:00Z">
        <w:r w:rsidR="007B733F">
          <w:rPr>
            <w:lang w:val="en-ID"/>
          </w:rPr>
          <w:t>P</w:t>
        </w:r>
      </w:ins>
      <w:ins w:id="204" w:author="Ridwan S" w:date="2026-10-02T14:35:00Z">
        <w:r w:rsidR="007B733F">
          <w:rPr>
            <w:lang w:val="en-ID"/>
          </w:rPr>
          <w:t>ada p</w:t>
        </w:r>
      </w:ins>
      <w:r>
        <w:rPr>
          <w:lang w:val="en-ID"/>
        </w:rPr>
        <w:t xml:space="preserve">erspektif </w:t>
      </w:r>
      <w:r>
        <w:rPr>
          <w:i/>
          <w:iCs/>
          <w:lang w:val="en-ID"/>
        </w:rPr>
        <w:t>stakeholder</w:t>
      </w:r>
      <w:r>
        <w:rPr>
          <w:lang w:val="en-ID"/>
        </w:rPr>
        <w:t xml:space="preserve">, Freeman (1984) menekankan pentingnya memperhatikan berbagai kelompok yang dapat memengaruhi atau dipengaruhi oleh pencapaian tujuan organisasi. </w:t>
      </w:r>
      <w:commentRangeStart w:id="205"/>
      <w:commentRangeStart w:id="206"/>
      <w:del w:id="207" w:author="Ridwan S" w:date="2026-09-29T16:14:00Z">
        <w:r>
          <w:rPr>
            <w:lang w:val="en-ID"/>
          </w:rPr>
          <w:delText>Dalam</w:delText>
        </w:r>
        <w:commentRangeEnd w:id="205"/>
        <w:r>
          <w:rPr>
            <w:rStyle w:val="CommentReference"/>
            <w:sz w:val="24"/>
            <w:szCs w:val="24"/>
            <w:lang w:val="en-ID"/>
          </w:rPr>
          <w:commentReference w:id="205"/>
        </w:r>
      </w:del>
      <w:commentRangeEnd w:id="206"/>
      <w:r w:rsidR="007B733F">
        <w:rPr>
          <w:rStyle w:val="CommentReference"/>
        </w:rPr>
        <w:commentReference w:id="206"/>
      </w:r>
      <w:del w:id="208" w:author="Ridwan S" w:date="2026-09-29T16:14:00Z">
        <w:r>
          <w:rPr>
            <w:lang w:val="en-ID"/>
          </w:rPr>
          <w:delText xml:space="preserve"> </w:delText>
        </w:r>
      </w:del>
      <w:ins w:id="209" w:author="Ridwan S" w:date="2026-09-29T16:15:00Z">
        <w:r>
          <w:rPr>
            <w:lang w:val="en-ID"/>
          </w:rPr>
          <w:t xml:space="preserve">Adapun pada </w:t>
        </w:r>
      </w:ins>
      <w:r>
        <w:rPr>
          <w:lang w:val="en-ID"/>
        </w:rPr>
        <w:t>konteks pengelolaan perikanan tangkap di Kota Cilegon, perspektif tersebut dapat digunakan untuk mengidentifikasi peran pemerintah daerah, nelayan, pelaku usaha, masyarakat pesisir, serta pihak terkait lainnya.</w:t>
      </w:r>
    </w:p>
    <w:p w14:paraId="175BA1E9" w14:textId="0CDB3002" w:rsidR="008E27C8" w:rsidDel="00507D8A" w:rsidRDefault="00507D8A">
      <w:pPr>
        <w:spacing w:line="360" w:lineRule="auto"/>
        <w:ind w:firstLine="720"/>
        <w:jc w:val="both"/>
        <w:rPr>
          <w:del w:id="210" w:author="Ridwan S" w:date="2026-09-29T16:17:00Z"/>
          <w:lang w:val="en-ID"/>
        </w:rPr>
        <w:pPrChange w:id="211" w:author="Ridwan S" w:date="2026-09-29T16:17:00Z">
          <w:pPr>
            <w:spacing w:line="360" w:lineRule="auto"/>
            <w:jc w:val="both"/>
          </w:pPr>
        </w:pPrChange>
      </w:pPr>
      <w:ins w:id="212" w:author="Ridwan S" w:date="2026-09-29T16:17:00Z">
        <w:r>
          <w:rPr>
            <w:lang w:val="en-ID"/>
          </w:rPr>
          <w:lastRenderedPageBreak/>
          <w:t>Berdasarkan penelusuran literatur secara online yang dilakukan peneliti hingga bulan Agustus 2026, belum ditemukan penelitian yang secara khusus menganalisis persepsi dan posisi serta peran multi-stakeholder dalam pengelolaan perikanan tangkap berkelanjutan di Kota Cilegon. Penelitian ini diarahkan untuk mengisi celah tersebut melalui analisis persepsi stakeholder serta pemetaan posisi dan peran stakeholder berdasarkan tingkat kepentingan (</w:t>
        </w:r>
        <w:r>
          <w:rPr>
            <w:i/>
            <w:iCs/>
            <w:lang w:val="en-ID"/>
            <w:rPrChange w:id="213" w:author="Ridwan S" w:date="2026-09-29T16:18:00Z">
              <w:rPr>
                <w:lang w:val="en-ID"/>
              </w:rPr>
            </w:rPrChange>
          </w:rPr>
          <w:t>interest</w:t>
        </w:r>
        <w:r>
          <w:rPr>
            <w:lang w:val="en-ID"/>
          </w:rPr>
          <w:t>) dan pengaruh (</w:t>
        </w:r>
        <w:r>
          <w:rPr>
            <w:i/>
            <w:iCs/>
            <w:lang w:val="en-ID"/>
            <w:rPrChange w:id="214" w:author="Ridwan S" w:date="2026-09-29T16:18:00Z">
              <w:rPr>
                <w:lang w:val="en-ID"/>
              </w:rPr>
            </w:rPrChange>
          </w:rPr>
          <w:t>influence</w:t>
        </w:r>
        <w:r>
          <w:rPr>
            <w:lang w:val="en-ID"/>
          </w:rPr>
          <w:t>), yang selanjutnya menjadi dasar dalam mengidentifikasi isu strategis dan menyusun rekomendasi kebijakan pengelolaan perikanan tangkap berkelanjutan di Kota Cilegon.</w:t>
        </w:r>
      </w:ins>
      <w:del w:id="215" w:author="Ridwan S" w:date="2026-09-29T16:17:00Z">
        <w:r>
          <w:rPr>
            <w:lang w:val="en-ID"/>
          </w:rPr>
          <w:delText xml:space="preserve">Berdasarkan penelusuran literatur secara </w:delText>
        </w:r>
        <w:r>
          <w:rPr>
            <w:i/>
            <w:iCs/>
            <w:lang w:val="en-ID"/>
            <w:rPrChange w:id="216" w:author="Idha Farida" w:date="2026-09-29T14:05:00Z">
              <w:rPr>
                <w:lang w:val="en-ID"/>
              </w:rPr>
            </w:rPrChange>
          </w:rPr>
          <w:delText>online</w:delText>
        </w:r>
        <w:r>
          <w:rPr>
            <w:lang w:val="en-ID"/>
          </w:rPr>
          <w:delText xml:space="preserve"> yang dilakukan peneliti hingga bulan Agustus 2026, belum ditemukan penelitian yang secara khusus menganalisis persepsi multi-</w:delText>
        </w:r>
        <w:r>
          <w:rPr>
            <w:i/>
            <w:lang w:val="en-ID"/>
          </w:rPr>
          <w:delText>stakeholder</w:delText>
        </w:r>
        <w:r>
          <w:rPr>
            <w:lang w:val="en-ID"/>
          </w:rPr>
          <w:delText xml:space="preserve"> terhadap pengelolaan perikanan tangkap berkelanjutan di Kota Cilegon. </w:delText>
        </w:r>
        <w:commentRangeStart w:id="217"/>
        <w:commentRangeStart w:id="218"/>
        <w:r>
          <w:rPr>
            <w:lang w:val="en-ID"/>
          </w:rPr>
          <w:delText xml:space="preserve">Penelitian ini diarahkan untuk mengisi celah tersebut melalui pemetaan persepsi para </w:delText>
        </w:r>
        <w:r>
          <w:rPr>
            <w:i/>
            <w:iCs/>
            <w:lang w:val="en-ID"/>
          </w:rPr>
          <w:delText>stakeholder</w:delText>
        </w:r>
        <w:r>
          <w:rPr>
            <w:lang w:val="en-ID"/>
          </w:rPr>
          <w:delText xml:space="preserve"> sebagai dasar penyusunan rekomendasi kebijakan pengelolaan perikanan tangkap berkelanjutan di Kota Cilegon</w:delText>
        </w:r>
        <w:commentRangeEnd w:id="217"/>
        <w:r>
          <w:rPr>
            <w:rStyle w:val="CommentReference"/>
            <w:sz w:val="24"/>
            <w:szCs w:val="24"/>
            <w:lang w:val="en-ID"/>
          </w:rPr>
          <w:commentReference w:id="217"/>
        </w:r>
      </w:del>
      <w:commentRangeEnd w:id="218"/>
      <w:r>
        <w:rPr>
          <w:rStyle w:val="CommentReference"/>
        </w:rPr>
        <w:commentReference w:id="218"/>
      </w:r>
      <w:del w:id="219" w:author="Ridwan S" w:date="2026-09-29T16:17:00Z">
        <w:r>
          <w:rPr>
            <w:lang w:val="en-ID"/>
          </w:rPr>
          <w:delText>.</w:delText>
        </w:r>
      </w:del>
    </w:p>
    <w:p w14:paraId="4FCD6EB4" w14:textId="77777777" w:rsidR="00507D8A" w:rsidRPr="00782535" w:rsidRDefault="00507D8A">
      <w:pPr>
        <w:spacing w:line="360" w:lineRule="auto"/>
        <w:ind w:firstLine="720"/>
        <w:jc w:val="both"/>
        <w:rPr>
          <w:ins w:id="220" w:author="Ridwan S" w:date="2026-09-29T16:17:00Z"/>
          <w:b/>
          <w:bCs/>
        </w:rPr>
        <w:pPrChange w:id="221" w:author="Ridwan S" w:date="2026-09-29T16:17:00Z">
          <w:pPr>
            <w:spacing w:line="360" w:lineRule="auto"/>
            <w:ind w:firstLine="567"/>
            <w:jc w:val="both"/>
          </w:pPr>
        </w:pPrChange>
      </w:pPr>
    </w:p>
    <w:p w14:paraId="76585553" w14:textId="77777777" w:rsidR="006B3899" w:rsidRPr="00782535" w:rsidRDefault="006B3899" w:rsidP="00EA42A9">
      <w:pPr>
        <w:spacing w:line="360" w:lineRule="auto"/>
        <w:jc w:val="both"/>
        <w:rPr>
          <w:b/>
          <w:bCs/>
        </w:rPr>
      </w:pPr>
    </w:p>
    <w:p w14:paraId="5978B099" w14:textId="084CC4B7" w:rsidR="00EA42A9" w:rsidRPr="00782535" w:rsidRDefault="00EA42A9" w:rsidP="00EA42A9">
      <w:pPr>
        <w:spacing w:line="360" w:lineRule="auto"/>
        <w:jc w:val="both"/>
      </w:pPr>
      <w:r>
        <w:rPr>
          <w:b/>
          <w:bCs/>
        </w:rPr>
        <w:t>B. Perumusan Masalah</w:t>
      </w:r>
    </w:p>
    <w:p w14:paraId="37BDDE31" w14:textId="3942BDEB" w:rsidR="00D610AB" w:rsidRPr="00D610AB" w:rsidRDefault="00D610AB" w:rsidP="00D610AB">
      <w:pPr>
        <w:pStyle w:val="Heading2"/>
        <w:spacing w:before="0" w:after="120" w:line="360" w:lineRule="auto"/>
        <w:ind w:firstLine="567"/>
        <w:jc w:val="both"/>
        <w:rPr>
          <w:b w:val="0"/>
          <w:bCs w:val="0"/>
          <w:lang w:val="en-ID"/>
        </w:rPr>
      </w:pPr>
      <w:r>
        <w:rPr>
          <w:b w:val="0"/>
          <w:bCs w:val="0"/>
          <w:lang w:val="en-ID"/>
        </w:rPr>
        <w:t xml:space="preserve">Pengelolaan perikanan tangkap berkelanjutan di Kota Cilegon menghadapi tantangan yang berkaitan dengan karakteristik kota industri pesisir, keterbatasan ruang laut, keberlangsungan penghidupan nelayan skala kecil, dan kebutuhan koordinasi antar </w:t>
      </w:r>
      <w:r>
        <w:rPr>
          <w:b w:val="0"/>
          <w:bCs w:val="0"/>
          <w:i/>
          <w:lang w:val="en-ID"/>
        </w:rPr>
        <w:t>stakeholder</w:t>
      </w:r>
      <w:r>
        <w:rPr>
          <w:b w:val="0"/>
          <w:bCs w:val="0"/>
          <w:lang w:val="en-ID"/>
        </w:rPr>
        <w:t xml:space="preserve">. Meskipun aktivitas perikanan tangkap memiliki kontribusi relatif kecil terhadap perekonomian kota, keberadaan </w:t>
      </w:r>
      <w:del w:id="222" w:author="Ridwan S" w:date="2026-10-04T01:09:00Z">
        <w:r w:rsidDel="00442C34">
          <w:rPr>
            <w:b w:val="0"/>
            <w:bCs w:val="0"/>
            <w:lang w:val="en-ID"/>
          </w:rPr>
          <w:delText>425 Rumah Tangga Perikanan (RTP) dan 698</w:delText>
        </w:r>
      </w:del>
      <w:ins w:id="223" w:author="Ridwan S" w:date="2026-10-04T01:09:00Z">
        <w:r w:rsidR="00442C34">
          <w:rPr>
            <w:b w:val="0"/>
            <w:bCs w:val="0"/>
            <w:lang w:val="en-ID"/>
          </w:rPr>
          <w:t>723 orang</w:t>
        </w:r>
      </w:ins>
      <w:r>
        <w:rPr>
          <w:b w:val="0"/>
          <w:bCs w:val="0"/>
          <w:lang w:val="en-ID"/>
        </w:rPr>
        <w:t xml:space="preserve"> nelayan menunjukkan bahwa perikanan tangkap tetap memiliki peran penting bagi masyarakat pesisir Kota Cilegon (DKPP Kota Cilegon, </w:t>
      </w:r>
      <w:del w:id="224" w:author="Ridwan S" w:date="2026-10-04T01:10:00Z">
        <w:r w:rsidDel="000D54CA">
          <w:rPr>
            <w:b w:val="0"/>
            <w:bCs w:val="0"/>
            <w:lang w:val="en-ID"/>
          </w:rPr>
          <w:delText>2025</w:delText>
        </w:r>
      </w:del>
      <w:ins w:id="225" w:author="Ridwan S" w:date="2026-10-04T01:10:00Z">
        <w:r w:rsidR="000D54CA">
          <w:rPr>
            <w:b w:val="0"/>
            <w:bCs w:val="0"/>
            <w:lang w:val="en-ID"/>
          </w:rPr>
          <w:t>202</w:t>
        </w:r>
        <w:r w:rsidR="000D54CA">
          <w:rPr>
            <w:b w:val="0"/>
            <w:bCs w:val="0"/>
            <w:lang w:val="en-ID"/>
          </w:rPr>
          <w:t>6</w:t>
        </w:r>
      </w:ins>
      <w:r>
        <w:rPr>
          <w:b w:val="0"/>
          <w:bCs w:val="0"/>
          <w:lang w:val="en-ID"/>
        </w:rPr>
        <w:t>).</w:t>
      </w:r>
    </w:p>
    <w:p w14:paraId="0A01D5FF" w14:textId="554179B2" w:rsidR="00D610AB" w:rsidRPr="00D610AB" w:rsidRDefault="00D610AB" w:rsidP="00D610AB">
      <w:pPr>
        <w:pStyle w:val="Heading2"/>
        <w:spacing w:before="0" w:after="120" w:line="360" w:lineRule="auto"/>
        <w:ind w:firstLine="567"/>
        <w:jc w:val="both"/>
        <w:rPr>
          <w:b w:val="0"/>
          <w:bCs w:val="0"/>
          <w:lang w:val="en-ID"/>
        </w:rPr>
      </w:pPr>
      <w:r>
        <w:rPr>
          <w:b w:val="0"/>
          <w:bCs w:val="0"/>
          <w:lang w:val="en-ID"/>
        </w:rPr>
        <w:t xml:space="preserve">Tekanan aktivitas industri dan keterbatasan ruang laut menimbulkan kebutuhan untuk menyeimbangkan kepentingan ekonomi, sosial, dan keberlanjutan sumber daya perikanan. Pengelolaan perikanan tangkap berkelanjutan memerlukan koordinasi dan sinergi antara pemerintah daerah, nelayan, masyarakat pesisir, akademisi, organisasi profesi nelayan, dan pelaku industri. Namun, berdasarkan penelusuran literatur yang dilakukan peneliti hingga Agustus 2026, belum ditemukan penelitian yang secara khusus menganalisis persepsi dan peran berbagai </w:t>
      </w:r>
      <w:r>
        <w:rPr>
          <w:b w:val="0"/>
          <w:bCs w:val="0"/>
          <w:i/>
          <w:lang w:val="en-ID"/>
        </w:rPr>
        <w:t>stakeholder</w:t>
      </w:r>
      <w:r>
        <w:rPr>
          <w:b w:val="0"/>
          <w:bCs w:val="0"/>
          <w:lang w:val="en-ID"/>
        </w:rPr>
        <w:t xml:space="preserve"> dalam pengelolaan perikanan tangkap berkelanjutan di Kota Cilegon.</w:t>
      </w:r>
    </w:p>
    <w:p w14:paraId="037B4319" w14:textId="2A404BEC" w:rsidR="00D610AB" w:rsidRPr="00D610AB" w:rsidRDefault="00D610AB" w:rsidP="00D610AB">
      <w:pPr>
        <w:pStyle w:val="Heading2"/>
        <w:spacing w:before="0" w:after="120" w:line="360" w:lineRule="auto"/>
        <w:ind w:firstLine="567"/>
        <w:jc w:val="both"/>
        <w:rPr>
          <w:b w:val="0"/>
          <w:bCs w:val="0"/>
          <w:lang w:val="en-ID"/>
        </w:rPr>
      </w:pPr>
      <w:r>
        <w:rPr>
          <w:b w:val="0"/>
          <w:bCs w:val="0"/>
          <w:lang w:val="en-ID"/>
        </w:rPr>
        <w:t xml:space="preserve">Permasalahan tersebut menunjukkan perlunya penelitian yang menghasilkan informasi mengenai persepsi </w:t>
      </w:r>
      <w:r>
        <w:rPr>
          <w:b w:val="0"/>
          <w:bCs w:val="0"/>
          <w:i/>
          <w:lang w:val="en-ID"/>
        </w:rPr>
        <w:t>stakeholder</w:t>
      </w:r>
      <w:r>
        <w:rPr>
          <w:b w:val="0"/>
          <w:bCs w:val="0"/>
          <w:lang w:val="en-ID"/>
        </w:rPr>
        <w:t xml:space="preserve"> terhadap keberlanjutan pengelolaan perikanan tangkap, perbedaan persepsi antar kelompok, faktor pendukung dan penghambat penerapan prinsip keberlanjutan, serta posisi dan peran </w:t>
      </w:r>
      <w:r>
        <w:rPr>
          <w:b w:val="0"/>
          <w:bCs w:val="0"/>
          <w:i/>
          <w:lang w:val="en-ID"/>
        </w:rPr>
        <w:t>stakeholder</w:t>
      </w:r>
      <w:r>
        <w:rPr>
          <w:b w:val="0"/>
          <w:bCs w:val="0"/>
          <w:lang w:val="en-ID"/>
        </w:rPr>
        <w:t xml:space="preserve"> dalam pengelolaan perikanan tangkap. Informasi tersebut diperlukan sebagai dasar penyusunan rekomendasi strategi kebijakan yang partisipatif dan berbasis bukti.</w:t>
      </w:r>
    </w:p>
    <w:p w14:paraId="2AC9D70C" w14:textId="3B3B6E7F" w:rsidR="00D610AB" w:rsidRPr="00D610AB" w:rsidRDefault="00D610AB" w:rsidP="00D610AB">
      <w:pPr>
        <w:pStyle w:val="Heading2"/>
        <w:spacing w:before="0" w:after="120" w:line="360" w:lineRule="auto"/>
        <w:ind w:firstLine="567"/>
        <w:jc w:val="both"/>
        <w:rPr>
          <w:b w:val="0"/>
          <w:bCs w:val="0"/>
          <w:lang w:val="en-ID"/>
        </w:rPr>
      </w:pPr>
      <w:r>
        <w:rPr>
          <w:b w:val="0"/>
          <w:bCs w:val="0"/>
          <w:lang w:val="en-ID"/>
        </w:rPr>
        <w:lastRenderedPageBreak/>
        <w:t>Penelitian ini dibatasi pada pengelolaan perikanan tangkap berkelanjutan di wilayah pesisir Kota Cilegon, Provinsi Banten. Pemangku kepentingan yang dikaji mencakup pemerintah daerah, pelaku usaha perikanan tangkap, masyarakat pesisir, akademisi dan organisasi profesi nelayan, serta industri yang beroperasi di kawasan pesisir. Aspek keberlanjutan yang dikaji meliputi ekologi, ekonomi, sosial, dan kelembagaan, dengan tata kelola (</w:t>
      </w:r>
      <w:r>
        <w:rPr>
          <w:b w:val="0"/>
          <w:bCs w:val="0"/>
          <w:i/>
          <w:iCs/>
          <w:lang w:val="en-ID"/>
        </w:rPr>
        <w:t>governance</w:t>
      </w:r>
      <w:r>
        <w:rPr>
          <w:b w:val="0"/>
          <w:bCs w:val="0"/>
          <w:lang w:val="en-ID"/>
        </w:rPr>
        <w:t>) sebagai aspek lintas dimensi yang berkaitan dengan koordinasi, partisipasi, integrasi kepentingan, dan kapasitas pengambilan keputusan.</w:t>
      </w:r>
    </w:p>
    <w:p w14:paraId="1C4BAD58" w14:textId="77777777" w:rsidR="00D610AB" w:rsidRPr="00D610AB" w:rsidRDefault="00D610AB" w:rsidP="00D610AB">
      <w:pPr>
        <w:pStyle w:val="Heading2"/>
        <w:spacing w:before="0" w:after="120" w:line="360" w:lineRule="auto"/>
        <w:ind w:firstLine="567"/>
        <w:jc w:val="both"/>
        <w:rPr>
          <w:b w:val="0"/>
          <w:bCs w:val="0"/>
          <w:lang w:val="en-ID"/>
        </w:rPr>
      </w:pPr>
      <w:commentRangeStart w:id="226"/>
      <w:commentRangeStart w:id="227"/>
      <w:r>
        <w:rPr>
          <w:b w:val="0"/>
          <w:bCs w:val="0"/>
          <w:lang w:val="en-ID"/>
        </w:rPr>
        <w:t>Berdasarkan uraian tersebut, rumusan masalah penelitian ini adalah</w:t>
      </w:r>
      <w:commentRangeEnd w:id="226"/>
      <w:r>
        <w:rPr>
          <w:rStyle w:val="CommentReference"/>
          <w:b w:val="0"/>
          <w:bCs w:val="0"/>
          <w:sz w:val="24"/>
          <w:szCs w:val="24"/>
          <w:lang w:val="en-ID"/>
        </w:rPr>
        <w:commentReference w:id="226"/>
      </w:r>
      <w:commentRangeEnd w:id="227"/>
      <w:r>
        <w:rPr>
          <w:rStyle w:val="CommentReference"/>
          <w:b w:val="0"/>
          <w:bCs w:val="0"/>
        </w:rPr>
        <w:commentReference w:id="227"/>
      </w:r>
      <w:r>
        <w:rPr>
          <w:b w:val="0"/>
          <w:bCs w:val="0"/>
          <w:lang w:val="en-ID"/>
        </w:rPr>
        <w:t>:</w:t>
      </w:r>
    </w:p>
    <w:p w14:paraId="1E45D579" w14:textId="3C461B9A" w:rsidR="00D610AB" w:rsidRPr="00D610AB" w:rsidRDefault="00D610AB" w:rsidP="00D610AB">
      <w:pPr>
        <w:pStyle w:val="Heading2"/>
        <w:numPr>
          <w:ilvl w:val="0"/>
          <w:numId w:val="26"/>
        </w:numPr>
        <w:tabs>
          <w:tab w:val="clear" w:pos="720"/>
        </w:tabs>
        <w:spacing w:before="0" w:after="120" w:line="360" w:lineRule="auto"/>
        <w:ind w:left="426" w:hanging="384"/>
        <w:jc w:val="both"/>
        <w:rPr>
          <w:b w:val="0"/>
          <w:bCs w:val="0"/>
          <w:lang w:val="en-ID"/>
        </w:rPr>
      </w:pPr>
      <w:r>
        <w:rPr>
          <w:b w:val="0"/>
          <w:bCs w:val="0"/>
          <w:lang w:val="en-ID"/>
        </w:rPr>
        <w:t xml:space="preserve">Bagaimanakah persepsi </w:t>
      </w:r>
      <w:r>
        <w:rPr>
          <w:b w:val="0"/>
          <w:bCs w:val="0"/>
          <w:i/>
          <w:lang w:val="en-ID"/>
        </w:rPr>
        <w:t>stakeholder</w:t>
      </w:r>
      <w:r>
        <w:rPr>
          <w:b w:val="0"/>
          <w:bCs w:val="0"/>
          <w:lang w:val="en-ID"/>
        </w:rPr>
        <w:t xml:space="preserve"> terhadap pengelolaan perikanan tangkap berkelanjutan di Kota Cilegon ditinjau dari aspek ekologi, ekonomi, sosial, kelembagaan, dan tata kelola (</w:t>
      </w:r>
      <w:r>
        <w:rPr>
          <w:b w:val="0"/>
          <w:bCs w:val="0"/>
          <w:i/>
          <w:iCs/>
          <w:lang w:val="en-ID"/>
        </w:rPr>
        <w:t>governance</w:t>
      </w:r>
      <w:r>
        <w:rPr>
          <w:b w:val="0"/>
          <w:bCs w:val="0"/>
          <w:lang w:val="en-ID"/>
        </w:rPr>
        <w:t>)?</w:t>
      </w:r>
    </w:p>
    <w:p w14:paraId="781B47E3" w14:textId="04F04D40" w:rsidR="00D610AB" w:rsidRPr="00D610AB" w:rsidRDefault="00D610AB" w:rsidP="00D610AB">
      <w:pPr>
        <w:pStyle w:val="Heading2"/>
        <w:numPr>
          <w:ilvl w:val="0"/>
          <w:numId w:val="26"/>
        </w:numPr>
        <w:tabs>
          <w:tab w:val="clear" w:pos="720"/>
        </w:tabs>
        <w:spacing w:before="0" w:after="120" w:line="360" w:lineRule="auto"/>
        <w:ind w:left="426" w:hanging="384"/>
        <w:jc w:val="both"/>
        <w:rPr>
          <w:b w:val="0"/>
          <w:bCs w:val="0"/>
          <w:lang w:val="en-ID"/>
        </w:rPr>
      </w:pPr>
      <w:r>
        <w:rPr>
          <w:b w:val="0"/>
          <w:bCs w:val="0"/>
          <w:lang w:val="en-ID"/>
        </w:rPr>
        <w:t xml:space="preserve">Apakah terdapat perbedaan persepsi yang signifikan antar kelompok </w:t>
      </w:r>
      <w:r>
        <w:rPr>
          <w:b w:val="0"/>
          <w:bCs w:val="0"/>
          <w:i/>
          <w:lang w:val="en-ID"/>
        </w:rPr>
        <w:t>stakeholder</w:t>
      </w:r>
      <w:r>
        <w:rPr>
          <w:b w:val="0"/>
          <w:bCs w:val="0"/>
          <w:lang w:val="en-ID"/>
        </w:rPr>
        <w:t xml:space="preserve"> terhadap pengelolaan perikanan tangkap berkelanjutan di Kota Cilegon?</w:t>
      </w:r>
    </w:p>
    <w:p w14:paraId="49A1D3DD" w14:textId="69FC98E9" w:rsidR="00D610AB" w:rsidRPr="00D610AB" w:rsidDel="004166D9" w:rsidRDefault="00D610AB" w:rsidP="00D610AB">
      <w:pPr>
        <w:pStyle w:val="Heading2"/>
        <w:numPr>
          <w:ilvl w:val="0"/>
          <w:numId w:val="26"/>
        </w:numPr>
        <w:tabs>
          <w:tab w:val="clear" w:pos="720"/>
        </w:tabs>
        <w:spacing w:before="0" w:after="120" w:line="360" w:lineRule="auto"/>
        <w:ind w:left="426" w:hanging="384"/>
        <w:jc w:val="both"/>
        <w:rPr>
          <w:del w:id="228" w:author="Ridwan S" w:date="2026-09-29T17:39:00Z"/>
          <w:b w:val="0"/>
          <w:bCs w:val="0"/>
          <w:lang w:val="en-ID"/>
        </w:rPr>
      </w:pPr>
      <w:commentRangeStart w:id="229"/>
      <w:commentRangeStart w:id="230"/>
      <w:commentRangeStart w:id="231"/>
      <w:del w:id="232" w:author="Ridwan S" w:date="2026-09-29T17:39:00Z">
        <w:r>
          <w:rPr>
            <w:b w:val="0"/>
            <w:bCs w:val="0"/>
            <w:lang w:val="en-ID"/>
          </w:rPr>
          <w:delText>Faktor-faktor apa yang menjadi pendukung dan penghambat penerapan prinsip keberlanjutan dalam pengelolaan perikanan tangkap di Kota Cilegon?</w:delText>
        </w:r>
        <w:commentRangeEnd w:id="229"/>
        <w:commentRangeEnd w:id="230"/>
        <w:r>
          <w:rPr>
            <w:rStyle w:val="CommentReference"/>
            <w:b w:val="0"/>
            <w:bCs w:val="0"/>
            <w:sz w:val="24"/>
            <w:szCs w:val="24"/>
            <w:lang w:val="en-ID"/>
          </w:rPr>
          <w:commentReference w:id="229"/>
        </w:r>
        <w:r>
          <w:rPr>
            <w:rStyle w:val="CommentReference"/>
          </w:rPr>
          <w:commentReference w:id="230"/>
        </w:r>
        <w:commentRangeEnd w:id="231"/>
        <w:r>
          <w:rPr>
            <w:rStyle w:val="CommentReference"/>
            <w:b w:val="0"/>
            <w:bCs w:val="0"/>
          </w:rPr>
          <w:commentReference w:id="231"/>
        </w:r>
      </w:del>
    </w:p>
    <w:p w14:paraId="60499DA0" w14:textId="7C41D992" w:rsidR="00D610AB" w:rsidRPr="00D610AB" w:rsidRDefault="00D610AB" w:rsidP="00D610AB">
      <w:pPr>
        <w:pStyle w:val="Heading2"/>
        <w:numPr>
          <w:ilvl w:val="0"/>
          <w:numId w:val="26"/>
        </w:numPr>
        <w:tabs>
          <w:tab w:val="clear" w:pos="720"/>
        </w:tabs>
        <w:spacing w:before="0" w:after="120" w:line="360" w:lineRule="auto"/>
        <w:ind w:left="426" w:hanging="384"/>
        <w:jc w:val="both"/>
        <w:rPr>
          <w:b w:val="0"/>
          <w:bCs w:val="0"/>
          <w:lang w:val="en-ID"/>
        </w:rPr>
      </w:pPr>
      <w:r>
        <w:rPr>
          <w:b w:val="0"/>
          <w:bCs w:val="0"/>
          <w:lang w:val="en-ID"/>
        </w:rPr>
        <w:t xml:space="preserve">Bagaimanakah posisi dan peran masing-masing kelompok </w:t>
      </w:r>
      <w:r>
        <w:rPr>
          <w:b w:val="0"/>
          <w:bCs w:val="0"/>
          <w:i/>
          <w:lang w:val="en-ID"/>
        </w:rPr>
        <w:t>stakeholder</w:t>
      </w:r>
      <w:r>
        <w:rPr>
          <w:b w:val="0"/>
          <w:bCs w:val="0"/>
          <w:lang w:val="en-ID"/>
        </w:rPr>
        <w:t xml:space="preserve"> dalam pengelolaan perikanan tangkap berkelanjutan di Kota Cilegon berdasarkan analisis kepentingan dan pengaruh (</w:t>
      </w:r>
      <w:r>
        <w:rPr>
          <w:b w:val="0"/>
          <w:bCs w:val="0"/>
          <w:i/>
          <w:iCs/>
          <w:lang w:val="en-ID"/>
        </w:rPr>
        <w:t>interest-influence matrix</w:t>
      </w:r>
      <w:r>
        <w:rPr>
          <w:b w:val="0"/>
          <w:bCs w:val="0"/>
          <w:lang w:val="en-ID"/>
        </w:rPr>
        <w:t>)?</w:t>
      </w:r>
    </w:p>
    <w:p w14:paraId="0330E2E3" w14:textId="500798CA" w:rsidR="00D610AB" w:rsidRPr="00D610AB" w:rsidRDefault="004166D9" w:rsidP="00D610AB">
      <w:pPr>
        <w:pStyle w:val="Heading2"/>
        <w:numPr>
          <w:ilvl w:val="0"/>
          <w:numId w:val="26"/>
        </w:numPr>
        <w:tabs>
          <w:tab w:val="clear" w:pos="720"/>
        </w:tabs>
        <w:spacing w:before="0" w:after="120" w:line="360" w:lineRule="auto"/>
        <w:ind w:left="426" w:hanging="384"/>
        <w:jc w:val="both"/>
        <w:rPr>
          <w:b w:val="0"/>
          <w:bCs w:val="0"/>
          <w:lang w:val="en-ID"/>
        </w:rPr>
      </w:pPr>
      <w:ins w:id="233" w:author="Ridwan S" w:date="2026-09-29T17:39:00Z">
        <w:r>
          <w:rPr>
            <w:b w:val="0"/>
            <w:bCs w:val="0"/>
            <w:lang w:val="en-ID"/>
          </w:rPr>
          <w:t>Faktor-faktor apa yang menjadi pendukung dan penghambat dalam pengelolaan perikanan tangkap berkelanjutan di Kota Cilegon, dan strategi kebijakan apa yang dapat direkomendasikan berdasarkan hasil analisis persepsi</w:t>
        </w:r>
        <w:del w:id="234" w:author="Ridwan S" w:date="2026-09-30T08:00:00Z">
          <w:r>
            <w:rPr>
              <w:b w:val="0"/>
              <w:bCs w:val="0"/>
              <w:lang w:val="en-ID"/>
            </w:rPr>
            <w:delText xml:space="preserve">, faktor pendukung dan penghambat, serta pemetaan peran </w:delText>
          </w:r>
        </w:del>
      </w:ins>
      <w:ins w:id="235" w:author="Ridwan S" w:date="2026-09-30T08:00:00Z">
        <w:r>
          <w:rPr>
            <w:b w:val="0"/>
            <w:bCs w:val="0"/>
            <w:lang w:val="en-ID"/>
          </w:rPr>
          <w:t xml:space="preserve"> serta pemetaan posisi dan peran </w:t>
        </w:r>
      </w:ins>
      <w:ins w:id="236" w:author="Ridwan S" w:date="2026-09-29T17:39:00Z">
        <w:r>
          <w:rPr>
            <w:b w:val="0"/>
            <w:bCs w:val="0"/>
            <w:i/>
            <w:iCs/>
            <w:lang w:val="en-ID"/>
            <w:rPrChange w:id="237" w:author="Ridwan S" w:date="2026-09-29T17:39:00Z">
              <w:rPr>
                <w:b w:val="0"/>
                <w:bCs w:val="0"/>
                <w:lang w:val="en-ID"/>
              </w:rPr>
            </w:rPrChange>
          </w:rPr>
          <w:t>stakeholder</w:t>
        </w:r>
        <w:r>
          <w:rPr>
            <w:b w:val="0"/>
            <w:bCs w:val="0"/>
            <w:lang w:val="en-ID"/>
          </w:rPr>
          <w:t>?</w:t>
        </w:r>
      </w:ins>
      <w:del w:id="238" w:author="Ridwan S" w:date="2026-09-29T17:39:00Z">
        <w:r>
          <w:rPr>
            <w:b w:val="0"/>
            <w:bCs w:val="0"/>
            <w:lang w:val="en-ID"/>
          </w:rPr>
          <w:delText xml:space="preserve">Strategi kebijakan apa yang dapat direkomendasikan untuk memperkuat pengelolaan perikanan tangkap berkelanjutan di Kota Cilegon berdasarkan hasil analisis persepsi dan </w:delText>
        </w:r>
      </w:del>
      <w:commentRangeStart w:id="239"/>
      <w:commentRangeStart w:id="240"/>
      <w:del w:id="241" w:author="Ridwan S" w:date="2026-09-29T17:34:00Z">
        <w:r>
          <w:rPr>
            <w:b w:val="0"/>
            <w:bCs w:val="0"/>
            <w:lang w:val="en-ID"/>
          </w:rPr>
          <w:delText>pemetaan</w:delText>
        </w:r>
        <w:commentRangeEnd w:id="239"/>
        <w:r>
          <w:rPr>
            <w:rStyle w:val="CommentReference"/>
            <w:b w:val="0"/>
            <w:bCs w:val="0"/>
            <w:sz w:val="24"/>
            <w:szCs w:val="24"/>
            <w:lang w:val="en-ID"/>
          </w:rPr>
          <w:commentReference w:id="239"/>
        </w:r>
        <w:commentRangeEnd w:id="240"/>
        <w:r>
          <w:rPr>
            <w:rStyle w:val="CommentReference"/>
            <w:b w:val="0"/>
            <w:bCs w:val="0"/>
          </w:rPr>
          <w:commentReference w:id="240"/>
        </w:r>
        <w:r>
          <w:rPr>
            <w:b w:val="0"/>
            <w:bCs w:val="0"/>
            <w:lang w:val="en-ID"/>
          </w:rPr>
          <w:delText xml:space="preserve"> </w:delText>
        </w:r>
      </w:del>
      <w:del w:id="242" w:author="Ridwan S" w:date="2026-09-29T17:39:00Z">
        <w:r>
          <w:rPr>
            <w:b w:val="0"/>
            <w:bCs w:val="0"/>
            <w:i/>
            <w:lang w:val="en-ID"/>
          </w:rPr>
          <w:delText>stakeholder</w:delText>
        </w:r>
      </w:del>
      <w:del w:id="243" w:author="Ridwan S" w:date="2026-09-30T08:00:00Z">
        <w:r>
          <w:rPr>
            <w:b w:val="0"/>
            <w:bCs w:val="0"/>
            <w:lang w:val="en-ID"/>
          </w:rPr>
          <w:delText>?</w:delText>
        </w:r>
      </w:del>
    </w:p>
    <w:p w14:paraId="5FA2656C" w14:textId="042352FC" w:rsidR="00FE155F" w:rsidRDefault="00FE155F" w:rsidP="00B63F69">
      <w:pPr>
        <w:pStyle w:val="Heading2"/>
        <w:spacing w:before="0" w:after="0" w:line="360" w:lineRule="auto"/>
        <w:jc w:val="both"/>
      </w:pPr>
    </w:p>
    <w:p w14:paraId="7D71933B" w14:textId="1175698C" w:rsidR="0000636C" w:rsidRPr="00782535" w:rsidRDefault="008B22B6" w:rsidP="00B63F69">
      <w:pPr>
        <w:pStyle w:val="Heading2"/>
        <w:spacing w:before="0" w:after="0" w:line="360" w:lineRule="auto"/>
        <w:jc w:val="both"/>
      </w:pPr>
      <w:r>
        <w:t>C. Tujuan Penelitian</w:t>
      </w:r>
    </w:p>
    <w:p w14:paraId="5D2D4A88" w14:textId="1812A4A1" w:rsidR="00F5203A" w:rsidRPr="00782535" w:rsidRDefault="00F5203A" w:rsidP="00D04E6A">
      <w:pPr>
        <w:spacing w:line="360" w:lineRule="auto"/>
        <w:ind w:firstLine="567"/>
        <w:jc w:val="both"/>
      </w:pPr>
      <w:r>
        <w:t xml:space="preserve">Sesuai dengan perumusan masalah yang telah ditetapkan, penelitian ini secara umum bertujuan untuk merumuskan strategi pengelolaan perikanan tangkap berkelanjutan di Kota Cilegon berbasis persepsi dan pemetaan peran </w:t>
      </w:r>
      <w:r>
        <w:rPr>
          <w:i/>
        </w:rPr>
        <w:t>stakeholder</w:t>
      </w:r>
      <w:r>
        <w:t>. Secara spesifik, penelitian ini bertujuan untuk:</w:t>
      </w:r>
    </w:p>
    <w:p w14:paraId="2D913B5E" w14:textId="78587555" w:rsidR="00F5203A" w:rsidRPr="00782535" w:rsidRDefault="00F5203A" w:rsidP="00D321E9">
      <w:pPr>
        <w:numPr>
          <w:ilvl w:val="0"/>
          <w:numId w:val="11"/>
        </w:numPr>
        <w:tabs>
          <w:tab w:val="clear" w:pos="720"/>
        </w:tabs>
        <w:spacing w:line="360" w:lineRule="auto"/>
        <w:ind w:left="378"/>
        <w:jc w:val="both"/>
      </w:pPr>
      <w:r>
        <w:t xml:space="preserve">Menganalisis persepsi para </w:t>
      </w:r>
      <w:r>
        <w:rPr>
          <w:i/>
        </w:rPr>
        <w:t>stakeholder</w:t>
      </w:r>
      <w:r>
        <w:t xml:space="preserve"> terhadap pengelolaan perikanan tangkap berkelanjutan dari aspek ekologi, ekonomi, sosial, kelembagaan, dan tata kelola.</w:t>
      </w:r>
    </w:p>
    <w:p w14:paraId="559EF750" w14:textId="5D8B8F18" w:rsidR="00F5203A" w:rsidRPr="00782535" w:rsidRDefault="00BF380F" w:rsidP="00D321E9">
      <w:pPr>
        <w:numPr>
          <w:ilvl w:val="0"/>
          <w:numId w:val="11"/>
        </w:numPr>
        <w:tabs>
          <w:tab w:val="clear" w:pos="720"/>
        </w:tabs>
        <w:spacing w:line="360" w:lineRule="auto"/>
        <w:ind w:left="378"/>
        <w:jc w:val="both"/>
      </w:pPr>
      <w:r>
        <w:t xml:space="preserve">Menganalisis perbedaan persepsi antar kelompok </w:t>
      </w:r>
      <w:r>
        <w:rPr>
          <w:i/>
          <w:iCs/>
        </w:rPr>
        <w:t>stakeholder</w:t>
      </w:r>
      <w:r>
        <w:t xml:space="preserve"> terhadap pengelolaan perikanan tangkap berkelanjutan di Kota Cilegon.</w:t>
      </w:r>
    </w:p>
    <w:p w14:paraId="559EF757" w14:textId="7E616563" w:rsidR="00F5203A" w:rsidRPr="00782535" w:rsidRDefault="00BF380F" w:rsidP="00D321E9">
      <w:pPr>
        <w:numPr>
          <w:ilvl w:val="0"/>
          <w:numId w:val="11"/>
        </w:numPr>
        <w:tabs>
          <w:tab w:val="clear" w:pos="720"/>
        </w:tabs>
        <w:spacing w:line="360" w:lineRule="auto"/>
        <w:ind w:left="378"/>
        <w:jc w:val="both"/>
        <w:rPr>
          <w:del w:id="244" w:author="Ridwan S" w:date="2026-09-30T08:00:00Z"/>
        </w:rPr>
      </w:pPr>
      <w:del w:id="245" w:author="Ridwan S" w:date="2026-09-30T08:00:00Z">
        <w:r>
          <w:lastRenderedPageBreak/>
          <w:delText>Mengidentifikasi faktor-faktor pendukung dan penghambat dalam penerapan prinsip keberlanjutan pada pengelolaan perikanan tangkap di Kota Cilegon.</w:delText>
        </w:r>
      </w:del>
    </w:p>
    <w:p w14:paraId="559EF758" w14:textId="0FA6542C" w:rsidR="00F5203A" w:rsidRPr="00782535" w:rsidRDefault="00BF380F" w:rsidP="00D321E9">
      <w:pPr>
        <w:numPr>
          <w:ilvl w:val="0"/>
          <w:numId w:val="11"/>
        </w:numPr>
        <w:tabs>
          <w:tab w:val="clear" w:pos="720"/>
        </w:tabs>
        <w:spacing w:line="360" w:lineRule="auto"/>
        <w:ind w:left="378"/>
        <w:jc w:val="both"/>
      </w:pPr>
      <w:r>
        <w:t xml:space="preserve">Memetakan posisi dan tingkat pengaruh kelompok </w:t>
      </w:r>
      <w:r>
        <w:rPr>
          <w:i/>
          <w:iCs/>
        </w:rPr>
        <w:t>stakeholder</w:t>
      </w:r>
      <w:r>
        <w:t xml:space="preserve"> melalui analisis kepentingan-pengaruh (</w:t>
      </w:r>
      <w:r>
        <w:rPr>
          <w:i/>
          <w:iCs/>
        </w:rPr>
        <w:t>interest-influence matrix</w:t>
      </w:r>
      <w:r>
        <w:t>).</w:t>
      </w:r>
    </w:p>
    <w:p w14:paraId="4E83BA9E" w14:textId="11E9DC01" w:rsidR="00F5203A" w:rsidRPr="00782535" w:rsidRDefault="001D08E3" w:rsidP="00D321E9">
      <w:pPr>
        <w:numPr>
          <w:ilvl w:val="0"/>
          <w:numId w:val="11"/>
        </w:numPr>
        <w:tabs>
          <w:tab w:val="clear" w:pos="720"/>
        </w:tabs>
        <w:spacing w:line="360" w:lineRule="auto"/>
        <w:ind w:left="378"/>
        <w:jc w:val="both"/>
      </w:pPr>
      <w:ins w:id="246" w:author="Ridwan S" w:date="2026-09-30T08:00:00Z">
        <w:r>
          <w:t>Mengidentifikasi faktor pendukung dan penghambat serta merumuskan</w:t>
        </w:r>
      </w:ins>
      <w:del w:id="247" w:author="Ridwan S" w:date="2026-09-30T08:00:00Z">
        <w:r>
          <w:delText>Merumuskan</w:delText>
        </w:r>
      </w:del>
      <w:r>
        <w:t xml:space="preserve"> prioritas permasalahan dan strategi kebijakan pengelolaan perikanan tangkap berkelanjutan berdasarkan persepsi </w:t>
      </w:r>
      <w:del w:id="248" w:author="Ridwan S" w:date="2026-09-30T08:00:00Z">
        <w:r>
          <w:delText xml:space="preserve">dan </w:delText>
        </w:r>
      </w:del>
      <w:ins w:id="249" w:author="Ridwan S" w:date="2026-09-30T08:00:00Z">
        <w:r>
          <w:t xml:space="preserve">serta </w:t>
        </w:r>
      </w:ins>
      <w:r>
        <w:t xml:space="preserve">pemetaan </w:t>
      </w:r>
      <w:ins w:id="250" w:author="Ridwan S" w:date="2026-09-30T08:00:00Z">
        <w:r>
          <w:t xml:space="preserve">posisi dan </w:t>
        </w:r>
      </w:ins>
      <w:r>
        <w:t xml:space="preserve">peran </w:t>
      </w:r>
      <w:r>
        <w:rPr>
          <w:i/>
        </w:rPr>
        <w:t>stakeholder</w:t>
      </w:r>
      <w:r>
        <w:t>.</w:t>
      </w:r>
    </w:p>
    <w:p w14:paraId="5682DFB5" w14:textId="75CCFB9E" w:rsidR="00322B26" w:rsidRPr="00782535" w:rsidRDefault="00322B26" w:rsidP="006844D4">
      <w:pPr>
        <w:spacing w:line="360" w:lineRule="auto"/>
        <w:jc w:val="both"/>
      </w:pPr>
    </w:p>
    <w:p w14:paraId="606EF9C8" w14:textId="32E0E4C4" w:rsidR="00D321E9" w:rsidRPr="00782535" w:rsidRDefault="008B22B6" w:rsidP="00D321E9">
      <w:pPr>
        <w:pStyle w:val="Heading2"/>
        <w:spacing w:before="0" w:after="0" w:line="360" w:lineRule="auto"/>
        <w:rPr>
          <w:lang w:val="en-ID"/>
        </w:rPr>
      </w:pPr>
      <w:r>
        <w:rPr>
          <w:lang w:val="en-ID"/>
        </w:rPr>
        <w:t>D. Manfaat Penelitian</w:t>
      </w:r>
    </w:p>
    <w:p w14:paraId="1C71597B" w14:textId="77777777" w:rsidR="00D321E9" w:rsidRPr="00782535" w:rsidRDefault="00D321E9" w:rsidP="00D321E9">
      <w:pPr>
        <w:pStyle w:val="Heading2"/>
        <w:spacing w:before="0" w:after="0" w:line="360" w:lineRule="auto"/>
        <w:jc w:val="both"/>
        <w:rPr>
          <w:b w:val="0"/>
          <w:bCs w:val="0"/>
          <w:lang w:val="en-ID"/>
        </w:rPr>
      </w:pPr>
      <w:r>
        <w:rPr>
          <w:b w:val="0"/>
          <w:bCs w:val="0"/>
          <w:lang w:val="en-ID"/>
        </w:rPr>
        <w:t>Hasil penelitian ini diharapkan memberikan manfaat sebagai berikut:</w:t>
      </w:r>
    </w:p>
    <w:p w14:paraId="438285C5" w14:textId="77777777" w:rsidR="00D321E9" w:rsidRPr="00782535" w:rsidRDefault="00D321E9" w:rsidP="00D321E9">
      <w:pPr>
        <w:pStyle w:val="Heading2"/>
        <w:spacing w:before="0" w:after="0" w:line="360" w:lineRule="auto"/>
        <w:jc w:val="both"/>
        <w:rPr>
          <w:b w:val="0"/>
          <w:bCs w:val="0"/>
          <w:lang w:val="en-ID"/>
        </w:rPr>
      </w:pPr>
      <w:r>
        <w:rPr>
          <w:b w:val="0"/>
          <w:bCs w:val="0"/>
          <w:lang w:val="en-ID"/>
        </w:rPr>
        <w:t>1. Manfaat Teoritis</w:t>
      </w:r>
    </w:p>
    <w:p w14:paraId="0152B85A" w14:textId="22093E39" w:rsidR="00D321E9" w:rsidRPr="00782535" w:rsidRDefault="00D321E9" w:rsidP="00D321E9">
      <w:pPr>
        <w:pStyle w:val="Heading2"/>
        <w:spacing w:before="0" w:after="0" w:line="360" w:lineRule="auto"/>
        <w:ind w:left="284"/>
        <w:jc w:val="both"/>
        <w:rPr>
          <w:b w:val="0"/>
          <w:bCs w:val="0"/>
          <w:lang w:val="en-ID"/>
        </w:rPr>
      </w:pPr>
      <w:r>
        <w:rPr>
          <w:b w:val="0"/>
          <w:bCs w:val="0"/>
          <w:lang w:val="en-ID"/>
        </w:rPr>
        <w:t>Penelitian ini diharapkan dapat memberikan kontribusi terhadap pengembangan ilmu manajemen perikanan, khususnya dalam kajian analisis pemangku kepentingan (</w:t>
      </w:r>
      <w:r>
        <w:rPr>
          <w:b w:val="0"/>
          <w:bCs w:val="0"/>
          <w:i/>
          <w:iCs/>
          <w:lang w:val="en-ID"/>
        </w:rPr>
        <w:t>stakeholder analysis</w:t>
      </w:r>
      <w:r>
        <w:rPr>
          <w:b w:val="0"/>
          <w:bCs w:val="0"/>
          <w:lang w:val="en-ID"/>
        </w:rPr>
        <w:t xml:space="preserve">) pada pengelolaan perikanan tangkap berkelanjutan di wilayah pesisir yang memiliki aktivitas industri. Penelitian ini mengintegrasikan analisis persepsi </w:t>
      </w:r>
      <w:r>
        <w:rPr>
          <w:b w:val="0"/>
          <w:bCs w:val="0"/>
          <w:i/>
          <w:lang w:val="en-ID"/>
        </w:rPr>
        <w:t>stakeholder</w:t>
      </w:r>
      <w:r>
        <w:rPr>
          <w:b w:val="0"/>
          <w:bCs w:val="0"/>
          <w:lang w:val="en-ID"/>
        </w:rPr>
        <w:t xml:space="preserve"> dengan pemetaan kepentingan dan pengaruh (</w:t>
      </w:r>
      <w:r>
        <w:rPr>
          <w:b w:val="0"/>
          <w:bCs w:val="0"/>
          <w:i/>
          <w:iCs/>
          <w:lang w:val="en-ID"/>
        </w:rPr>
        <w:t>interest-influence matrix</w:t>
      </w:r>
      <w:r>
        <w:rPr>
          <w:b w:val="0"/>
          <w:bCs w:val="0"/>
          <w:lang w:val="en-ID"/>
        </w:rPr>
        <w:t>) untuk memahami dinamika antaraktor dalam pengelolaan perikanan tangkap berkelanjutan. Hasil penelitian diharapkan dapat menjadi referensi bagi pengembangan kajian pengelolaan perikanan yang partisipatif dan kolaboratif pada konteks wilayah pesisir dengan karakteristik serupa.</w:t>
      </w:r>
    </w:p>
    <w:p w14:paraId="5D7709BE" w14:textId="77777777" w:rsidR="00D321E9" w:rsidRPr="00782535" w:rsidRDefault="00D321E9" w:rsidP="00D321E9">
      <w:pPr>
        <w:pStyle w:val="Heading2"/>
        <w:spacing w:before="0" w:after="0" w:line="360" w:lineRule="auto"/>
        <w:jc w:val="both"/>
        <w:rPr>
          <w:b w:val="0"/>
          <w:bCs w:val="0"/>
          <w:lang w:val="en-ID"/>
        </w:rPr>
      </w:pPr>
      <w:r>
        <w:rPr>
          <w:b w:val="0"/>
          <w:bCs w:val="0"/>
          <w:lang w:val="en-ID"/>
        </w:rPr>
        <w:t>2. Manfaat Praktis</w:t>
      </w:r>
    </w:p>
    <w:p w14:paraId="3ABDAEF1"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Pr>
          <w:b w:val="0"/>
          <w:bCs w:val="0"/>
          <w:lang w:val="en-ID"/>
        </w:rPr>
        <w:t>Bagi Pemerintah Kota Cilegon, hasil penelitian diharapkan dapat menjadi bahan pertimbangan dalam perumusan kebijakan pengelolaan perikanan tangkap yang lebih efektif, partisipatif, dan berorientasi pada keberlanjutan.</w:t>
      </w:r>
    </w:p>
    <w:p w14:paraId="19ED2E97" w14:textId="676E8C1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Pr>
          <w:b w:val="0"/>
          <w:bCs w:val="0"/>
          <w:lang w:val="en-ID"/>
        </w:rPr>
        <w:t xml:space="preserve">Bagi pelaku usaha perikanan dan masyarakat pesisir, hasil penelitian diharapkan dapat memberikan informasi mengenai persepsi, kepentingan, dan peran berbagai </w:t>
      </w:r>
      <w:r>
        <w:rPr>
          <w:b w:val="0"/>
          <w:bCs w:val="0"/>
          <w:i/>
          <w:lang w:val="en-ID"/>
        </w:rPr>
        <w:t>stakeholder</w:t>
      </w:r>
      <w:r>
        <w:rPr>
          <w:b w:val="0"/>
          <w:bCs w:val="0"/>
          <w:lang w:val="en-ID"/>
        </w:rPr>
        <w:t xml:space="preserve"> dalam mendukung keberlanjutan pengelolaan perikanan tangkap.</w:t>
      </w:r>
    </w:p>
    <w:p w14:paraId="3B2124EE"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Pr>
          <w:b w:val="0"/>
          <w:bCs w:val="0"/>
          <w:lang w:val="en-ID"/>
        </w:rPr>
        <w:t>Bagi sektor industri di kawasan pesisir Cilegon, hasil penelitian diharapkan dapat memberikan informasi mengenai isu dan kebutuhan masyarakat pesisir yang relevan untuk mendukung pengelolaan lingkungan dan program tanggung jawab sosial perusahaan (CSR).</w:t>
      </w:r>
    </w:p>
    <w:p w14:paraId="0192A2A5" w14:textId="77777777" w:rsidR="00D321E9" w:rsidRPr="00782535" w:rsidRDefault="00D321E9" w:rsidP="00254E6E">
      <w:pPr>
        <w:pStyle w:val="Heading2"/>
        <w:numPr>
          <w:ilvl w:val="0"/>
          <w:numId w:val="19"/>
        </w:numPr>
        <w:tabs>
          <w:tab w:val="clear" w:pos="720"/>
        </w:tabs>
        <w:spacing w:before="0" w:after="120" w:line="360" w:lineRule="auto"/>
        <w:ind w:left="629" w:hanging="357"/>
        <w:jc w:val="both"/>
        <w:rPr>
          <w:b w:val="0"/>
          <w:bCs w:val="0"/>
          <w:lang w:val="en-ID"/>
        </w:rPr>
      </w:pPr>
      <w:r>
        <w:rPr>
          <w:b w:val="0"/>
          <w:bCs w:val="0"/>
          <w:lang w:val="en-ID"/>
        </w:rPr>
        <w:t xml:space="preserve">Bagi akademisi dan pengambil kebijakan di tingkat provinsi maupun nasional, hasil penelitian diharapkan dapat menjadi referensi dalam pengembangan kajian </w:t>
      </w:r>
      <w:r>
        <w:rPr>
          <w:b w:val="0"/>
          <w:bCs w:val="0"/>
          <w:lang w:val="en-ID"/>
        </w:rPr>
        <w:lastRenderedPageBreak/>
        <w:t>dan kebijakan pengelolaan perikanan tangkap berkelanjutan pada wilayah pesisir dengan karakteristik industri.</w:t>
      </w:r>
    </w:p>
    <w:p w14:paraId="188C3FCB" w14:textId="77777777" w:rsidR="00A065C6" w:rsidRPr="00782535" w:rsidRDefault="00A065C6" w:rsidP="00090ACC">
      <w:pPr>
        <w:pStyle w:val="Heading2"/>
        <w:spacing w:before="0" w:after="0" w:line="360" w:lineRule="auto"/>
      </w:pPr>
    </w:p>
    <w:p w14:paraId="73A599CE" w14:textId="3F31774F" w:rsidR="002133BA" w:rsidRPr="00782535" w:rsidRDefault="00307E78" w:rsidP="002133BA">
      <w:pPr>
        <w:pStyle w:val="Heading1"/>
        <w:spacing w:before="0" w:after="0" w:line="360" w:lineRule="auto"/>
        <w:jc w:val="both"/>
        <w:rPr>
          <w:sz w:val="24"/>
          <w:szCs w:val="24"/>
          <w:lang w:val="en-ID"/>
        </w:rPr>
      </w:pPr>
      <w:r>
        <w:rPr>
          <w:sz w:val="24"/>
          <w:szCs w:val="24"/>
          <w:lang w:val="en-ID"/>
        </w:rPr>
        <w:t>E. Sistematika Penulisan</w:t>
      </w:r>
    </w:p>
    <w:p w14:paraId="330A5BFD" w14:textId="77777777" w:rsidR="002133BA" w:rsidRPr="00782535" w:rsidRDefault="002133BA" w:rsidP="001E7F6B">
      <w:pPr>
        <w:pStyle w:val="Heading1"/>
        <w:spacing w:before="0" w:line="360" w:lineRule="auto"/>
        <w:ind w:firstLine="378"/>
        <w:jc w:val="both"/>
        <w:rPr>
          <w:b w:val="0"/>
          <w:bCs w:val="0"/>
          <w:sz w:val="24"/>
          <w:szCs w:val="24"/>
          <w:lang w:val="en-ID"/>
        </w:rPr>
      </w:pPr>
      <w:r>
        <w:rPr>
          <w:b w:val="0"/>
          <w:bCs w:val="0"/>
          <w:sz w:val="24"/>
          <w:szCs w:val="24"/>
          <w:lang w:val="en-ID"/>
        </w:rPr>
        <w:t>Tesis ini disusun dalam lima bab yang saling berkaitan dan membentuk alur penelitian yang sistematis sebagai berikut:</w:t>
      </w:r>
    </w:p>
    <w:p w14:paraId="2F77BEF8" w14:textId="77777777" w:rsidR="002133BA" w:rsidRPr="00782535" w:rsidRDefault="002133BA" w:rsidP="00254E6E">
      <w:pPr>
        <w:pStyle w:val="Heading1"/>
        <w:numPr>
          <w:ilvl w:val="0"/>
          <w:numId w:val="20"/>
        </w:numPr>
        <w:tabs>
          <w:tab w:val="clear" w:pos="720"/>
        </w:tabs>
        <w:spacing w:before="0" w:line="360" w:lineRule="auto"/>
        <w:ind w:left="378"/>
        <w:jc w:val="both"/>
        <w:rPr>
          <w:b w:val="0"/>
          <w:bCs w:val="0"/>
          <w:sz w:val="24"/>
          <w:szCs w:val="24"/>
          <w:lang w:val="en-ID"/>
        </w:rPr>
      </w:pPr>
      <w:r>
        <w:rPr>
          <w:sz w:val="24"/>
          <w:szCs w:val="24"/>
          <w:lang w:val="en-ID"/>
        </w:rPr>
        <w:t>Bab I Pendahuluan</w:t>
      </w:r>
      <w:r>
        <w:rPr>
          <w:b w:val="0"/>
          <w:bCs w:val="0"/>
          <w:sz w:val="24"/>
          <w:szCs w:val="24"/>
          <w:lang w:val="en-ID"/>
        </w:rPr>
        <w:t xml:space="preserve"> memuat latar belakang masalah, identifikasi masalah, pembatasan masalah, perumusan masalah, tujuan penelitian, manfaat penelitian, dan sistematika penulisan.</w:t>
      </w:r>
    </w:p>
    <w:p w14:paraId="1FE60391" w14:textId="77777777" w:rsidR="002133BA" w:rsidRPr="00782535" w:rsidRDefault="002133BA" w:rsidP="00254E6E">
      <w:pPr>
        <w:pStyle w:val="Heading1"/>
        <w:numPr>
          <w:ilvl w:val="0"/>
          <w:numId w:val="20"/>
        </w:numPr>
        <w:tabs>
          <w:tab w:val="clear" w:pos="720"/>
        </w:tabs>
        <w:spacing w:before="0" w:line="360" w:lineRule="auto"/>
        <w:ind w:left="378"/>
        <w:jc w:val="both"/>
        <w:rPr>
          <w:b w:val="0"/>
          <w:bCs w:val="0"/>
          <w:sz w:val="24"/>
          <w:szCs w:val="24"/>
          <w:lang w:val="en-ID"/>
        </w:rPr>
      </w:pPr>
      <w:r>
        <w:rPr>
          <w:sz w:val="24"/>
          <w:szCs w:val="24"/>
          <w:lang w:val="en-ID"/>
        </w:rPr>
        <w:t>Bab II Kajian Pustaka</w:t>
      </w:r>
      <w:r>
        <w:rPr>
          <w:b w:val="0"/>
          <w:bCs w:val="0"/>
          <w:sz w:val="24"/>
          <w:szCs w:val="24"/>
          <w:lang w:val="en-ID"/>
        </w:rPr>
        <w:t xml:space="preserve"> menguraikan landasan teori dan konsep yang relevan dengan penelitian, penelitian terdahulu sebagai acuan, serta kerangka pemikiran dan hipotesis penelitian.</w:t>
      </w:r>
    </w:p>
    <w:p w14:paraId="5623927D" w14:textId="77777777" w:rsidR="002133BA" w:rsidRPr="00782535" w:rsidRDefault="002133BA" w:rsidP="00254E6E">
      <w:pPr>
        <w:pStyle w:val="Heading1"/>
        <w:numPr>
          <w:ilvl w:val="0"/>
          <w:numId w:val="20"/>
        </w:numPr>
        <w:tabs>
          <w:tab w:val="clear" w:pos="720"/>
        </w:tabs>
        <w:spacing w:before="0" w:line="360" w:lineRule="auto"/>
        <w:ind w:left="374" w:hanging="357"/>
        <w:jc w:val="both"/>
        <w:rPr>
          <w:b w:val="0"/>
          <w:bCs w:val="0"/>
          <w:sz w:val="24"/>
          <w:szCs w:val="24"/>
          <w:lang w:val="en-ID"/>
        </w:rPr>
      </w:pPr>
      <w:r>
        <w:rPr>
          <w:sz w:val="24"/>
          <w:szCs w:val="24"/>
          <w:lang w:val="en-ID"/>
        </w:rPr>
        <w:t>Bab III Metode Penelitian</w:t>
      </w:r>
      <w:r>
        <w:rPr>
          <w:b w:val="0"/>
          <w:bCs w:val="0"/>
          <w:sz w:val="24"/>
          <w:szCs w:val="24"/>
          <w:lang w:val="en-ID"/>
        </w:rPr>
        <w:t xml:space="preserve"> menjelaskan desain penelitian, lokasi dan waktu penelitian, jenis dan sumber data, populasi dan sampel, teknik pengumpulan data, variabel dan indikator penelitian, serta teknik analisis data.</w:t>
      </w:r>
    </w:p>
    <w:p w14:paraId="2DB7A3D2" w14:textId="764B8125" w:rsidR="002133BA" w:rsidRPr="00782535" w:rsidRDefault="002133BA" w:rsidP="00254E6E">
      <w:pPr>
        <w:pStyle w:val="Heading1"/>
        <w:numPr>
          <w:ilvl w:val="0"/>
          <w:numId w:val="20"/>
        </w:numPr>
        <w:tabs>
          <w:tab w:val="clear" w:pos="720"/>
        </w:tabs>
        <w:spacing w:before="0" w:line="360" w:lineRule="auto"/>
        <w:ind w:left="374" w:hanging="357"/>
        <w:jc w:val="both"/>
        <w:rPr>
          <w:b w:val="0"/>
          <w:bCs w:val="0"/>
          <w:sz w:val="24"/>
          <w:szCs w:val="24"/>
          <w:lang w:val="en-ID"/>
        </w:rPr>
      </w:pPr>
      <w:r>
        <w:rPr>
          <w:sz w:val="24"/>
          <w:szCs w:val="24"/>
          <w:lang w:val="en-ID"/>
        </w:rPr>
        <w:t>Bab IV Hasil Penelitian dan Pembahasan</w:t>
      </w:r>
      <w:r>
        <w:rPr>
          <w:b w:val="0"/>
          <w:bCs w:val="0"/>
          <w:sz w:val="24"/>
          <w:szCs w:val="24"/>
          <w:lang w:val="en-ID"/>
        </w:rPr>
        <w:t xml:space="preserve"> menyajikan hasil penelitian dan analisis data mengenai persepsi </w:t>
      </w:r>
      <w:r>
        <w:rPr>
          <w:b w:val="0"/>
          <w:bCs w:val="0"/>
          <w:i/>
          <w:sz w:val="24"/>
          <w:szCs w:val="24"/>
          <w:lang w:val="en-ID"/>
        </w:rPr>
        <w:t>stakeholder</w:t>
      </w:r>
      <w:r>
        <w:rPr>
          <w:b w:val="0"/>
          <w:bCs w:val="0"/>
          <w:sz w:val="24"/>
          <w:szCs w:val="24"/>
          <w:lang w:val="en-ID"/>
        </w:rPr>
        <w:t xml:space="preserve">, perbedaan persepsi antar kelompok, faktor pendukung dan penghambat, prioritas permasalahan, serta pemetaan </w:t>
      </w:r>
      <w:r>
        <w:rPr>
          <w:b w:val="0"/>
          <w:bCs w:val="0"/>
          <w:i/>
          <w:sz w:val="24"/>
          <w:szCs w:val="24"/>
          <w:lang w:val="en-ID"/>
        </w:rPr>
        <w:t>stakeholder</w:t>
      </w:r>
      <w:r>
        <w:rPr>
          <w:b w:val="0"/>
          <w:bCs w:val="0"/>
          <w:sz w:val="24"/>
          <w:szCs w:val="24"/>
          <w:lang w:val="en-ID"/>
        </w:rPr>
        <w:t>. Hasil tersebut selanjutnya dibahas dengan mengacu pada landasan teori dan penelitian terdahulu.</w:t>
      </w:r>
    </w:p>
    <w:p w14:paraId="79148408" w14:textId="77777777" w:rsidR="002133BA" w:rsidRPr="00782535" w:rsidRDefault="002133BA" w:rsidP="00254E6E">
      <w:pPr>
        <w:pStyle w:val="Heading1"/>
        <w:numPr>
          <w:ilvl w:val="0"/>
          <w:numId w:val="20"/>
        </w:numPr>
        <w:tabs>
          <w:tab w:val="clear" w:pos="720"/>
        </w:tabs>
        <w:spacing w:before="0" w:line="360" w:lineRule="auto"/>
        <w:ind w:left="374" w:hanging="357"/>
        <w:jc w:val="both"/>
        <w:rPr>
          <w:b w:val="0"/>
          <w:bCs w:val="0"/>
          <w:sz w:val="24"/>
          <w:szCs w:val="24"/>
          <w:lang w:val="en-ID"/>
        </w:rPr>
      </w:pPr>
      <w:r>
        <w:rPr>
          <w:sz w:val="24"/>
          <w:szCs w:val="24"/>
          <w:lang w:val="en-ID"/>
        </w:rPr>
        <w:t>Bab V Penutup</w:t>
      </w:r>
      <w:r>
        <w:rPr>
          <w:b w:val="0"/>
          <w:bCs w:val="0"/>
          <w:sz w:val="24"/>
          <w:szCs w:val="24"/>
          <w:lang w:val="en-ID"/>
        </w:rPr>
        <w:t xml:space="preserve"> berisi kesimpulan berdasarkan hasil penelitian serta rekomendasi yang relevan bagi pengelolaan perikanan tangkap berkelanjutan di Kota Cilegon.</w:t>
      </w:r>
    </w:p>
    <w:p w14:paraId="619B8904" w14:textId="77777777" w:rsidR="002133BA" w:rsidRPr="00782535" w:rsidRDefault="002133BA">
      <w:pPr>
        <w:rPr>
          <w:b/>
          <w:bCs/>
        </w:rPr>
      </w:pPr>
      <w:r>
        <w:br w:type="page"/>
      </w:r>
    </w:p>
    <w:p w14:paraId="52E42C54" w14:textId="08859D95" w:rsidR="00CA7DD2" w:rsidRPr="00782535" w:rsidRDefault="00CA7DD2" w:rsidP="00CA7DD2">
      <w:pPr>
        <w:pStyle w:val="Heading1"/>
        <w:spacing w:before="0" w:after="0" w:line="360" w:lineRule="auto"/>
        <w:jc w:val="center"/>
        <w:rPr>
          <w:sz w:val="24"/>
          <w:szCs w:val="24"/>
        </w:rPr>
      </w:pPr>
      <w:r>
        <w:rPr>
          <w:sz w:val="24"/>
          <w:szCs w:val="24"/>
        </w:rPr>
        <w:lastRenderedPageBreak/>
        <w:t>BAB II TINJAUAN PUSTAKA</w:t>
      </w:r>
    </w:p>
    <w:p w14:paraId="16858097" w14:textId="77777777" w:rsidR="00CA7DD2" w:rsidRPr="00782535" w:rsidRDefault="00CA7DD2" w:rsidP="00CA7DD2">
      <w:pPr>
        <w:spacing w:line="360" w:lineRule="auto"/>
      </w:pPr>
    </w:p>
    <w:p w14:paraId="1AA2CDD1" w14:textId="77777777" w:rsidR="00CA7DD2" w:rsidRPr="00782535" w:rsidRDefault="00CA7DD2" w:rsidP="00CA7DD2">
      <w:pPr>
        <w:pStyle w:val="Heading2"/>
        <w:spacing w:before="0" w:after="120" w:line="360" w:lineRule="auto"/>
      </w:pPr>
      <w:r>
        <w:t>A. Kajian Teori</w:t>
      </w:r>
    </w:p>
    <w:p w14:paraId="72BE7DCD" w14:textId="77777777" w:rsidR="00CA7DD2" w:rsidRPr="000D36BE" w:rsidRDefault="00CA7DD2" w:rsidP="000D36BE">
      <w:pPr>
        <w:pStyle w:val="ListParagraph"/>
        <w:spacing w:after="120" w:line="360" w:lineRule="auto"/>
        <w:rPr>
          <w:b/>
          <w:bCs/>
        </w:rPr>
      </w:pPr>
      <w:r>
        <w:rPr>
          <w:b/>
          <w:bCs/>
        </w:rPr>
        <w:t>1. Konsep Pengelolaan Perikanan Berkelanjutan</w:t>
      </w:r>
    </w:p>
    <w:p w14:paraId="10ED0821" w14:textId="77777777" w:rsidR="00CA7DD2" w:rsidRPr="00782535" w:rsidRDefault="00CA7DD2" w:rsidP="00CA7DD2">
      <w:pPr>
        <w:spacing w:after="120" w:line="360" w:lineRule="auto"/>
        <w:ind w:firstLine="720"/>
        <w:jc w:val="both"/>
      </w:pPr>
      <w:r>
        <w:t>Pengelolaan perikanan berkelanjutan (</w:t>
      </w:r>
      <w:r>
        <w:rPr>
          <w:i/>
          <w:iCs/>
        </w:rPr>
        <w:t>sustainable fisheries management</w:t>
      </w:r>
      <w:r>
        <w:t>) merupakan suatu pendekatan pengelolaan sumber daya ikan yang berupaya menyeimbangkan tiga dimensi keberlanjutan secara bersamaan, yaitu dimensi ekologi, ekonomi, dan sosial. FAO (2020) mendefinisikan pengelolaan perikanan berkelanjutan sebagai serangkaian proses pengambilan keputusan yang mencakup pengaturan akses terhadap sumber daya ikan, penetapan batasan penangkapan, pengelolaan upaya penangkapan, serta pemantauan dan pengawasan pelaksanaan peraturan guna memastikan keberlanjutan stok ikan dan ekosistem yang mendukungnya dalam jangka panjang.</w:t>
      </w:r>
    </w:p>
    <w:p w14:paraId="4F2E69BB" w14:textId="7484DE43" w:rsidR="00CA7DD2" w:rsidRDefault="00847BD6" w:rsidP="00847BD6">
      <w:pPr>
        <w:spacing w:after="120" w:line="360" w:lineRule="auto"/>
        <w:ind w:firstLine="720"/>
        <w:jc w:val="both"/>
      </w:pPr>
      <w:r>
        <w:t xml:space="preserve">Dimensi keberlanjutan dalam pengelolaan perikanan memiliki keterkaitan yang erat antara aspek ekologi, ekonomi, sosial, dan kelembagaan. Béné </w:t>
      </w:r>
      <w:r>
        <w:rPr>
          <w:i/>
        </w:rPr>
        <w:t>et al.</w:t>
      </w:r>
      <w:r>
        <w:t xml:space="preserve"> (2010) menunjukkan bahwa perikanan skala kecil memiliki fungsi pro-kemiskinan yang penting bagi masyarakat pesisir, terutama melalui penyediaan lapangan kerja, pendapatan, dan fungsi jaring pengaman bagi rumah tangga yang bergantung pada sumber daya perikanan. Perspektif tersebut menempatkan perikanan sebagai bagian dari sistem penghidupan masyarakat pesisir yang memiliki konsekuensi sosial dan ekonomi jika terjadi perubahan dalam akses maupun pemanfaatan sumber daya ikan. Pendekatan pengelolaan yang berfokus pada efisiensi ekonomi dan ekologi tanpa memperhatikan kondisi sosial masyarakat dan kapasitas kelembagaan berisiko menghasilkan kebijakan yang kurang sesuai dengan karakteristik dan kebutuhan masyarakat pesisir.</w:t>
      </w:r>
    </w:p>
    <w:p w14:paraId="429B0AC4" w14:textId="120E753A" w:rsidR="00CA7DD2" w:rsidRPr="00782535" w:rsidRDefault="00CA7DD2" w:rsidP="00CA7DD2">
      <w:pPr>
        <w:pStyle w:val="Heading3"/>
        <w:spacing w:before="0" w:after="120" w:line="360" w:lineRule="auto"/>
      </w:pPr>
      <w:r>
        <w:t xml:space="preserve">2. </w:t>
      </w:r>
      <w:commentRangeStart w:id="251"/>
      <w:commentRangeStart w:id="252"/>
      <w:r>
        <w:t>Teori dan Analisis Stakeholder</w:t>
      </w:r>
      <w:commentRangeEnd w:id="251"/>
      <w:commentRangeEnd w:id="252"/>
      <w:r>
        <w:rPr>
          <w:rStyle w:val="CommentReference"/>
          <w:sz w:val="24"/>
          <w:szCs w:val="24"/>
        </w:rPr>
        <w:commentReference w:id="251"/>
      </w:r>
      <w:r>
        <w:rPr>
          <w:rStyle w:val="CommentReference"/>
        </w:rPr>
        <w:commentReference w:id="252"/>
      </w:r>
    </w:p>
    <w:p w14:paraId="50F8E741" w14:textId="561AD309" w:rsidR="00CA7DD2" w:rsidRPr="00782535" w:rsidRDefault="00CA7DD2" w:rsidP="00CA7DD2">
      <w:pPr>
        <w:spacing w:after="120" w:line="360" w:lineRule="auto"/>
        <w:ind w:firstLine="720"/>
        <w:jc w:val="both"/>
      </w:pPr>
      <w:r>
        <w:t xml:space="preserve">Konsep </w:t>
      </w:r>
      <w:r>
        <w:rPr>
          <w:i/>
        </w:rPr>
        <w:t>stakeholder</w:t>
      </w:r>
      <w:r>
        <w:t xml:space="preserve"> pertama kali dikembangkan secara sistematis oleh Freeman (1984) dalam karya monumentalnya </w:t>
      </w:r>
      <w:r>
        <w:rPr>
          <w:i/>
          <w:iCs/>
        </w:rPr>
        <w:t>Strategic Management: A Stakeholder Approach</w:t>
      </w:r>
      <w:r>
        <w:t xml:space="preserve">. Freeman mendefinisikan </w:t>
      </w:r>
      <w:r>
        <w:rPr>
          <w:i/>
        </w:rPr>
        <w:t>stakeholder</w:t>
      </w:r>
      <w:r>
        <w:t xml:space="preserve"> sebagai individu atau kelompok yang dapat mempengaruhi atau dipengaruhi oleh pencapaian tujuan suatu organisasi. Dalam konteks pengelolaan sumber daya alam, konsep ini berkembang menjadi suatu kerangka analisis yang digunakan untuk mengidentifikasi, memetakan, dan mengelola hubungan antar pihak yang memiliki kepentingan atau pengaruh terhadap suatu kebijakan atau program.</w:t>
      </w:r>
    </w:p>
    <w:p w14:paraId="77CC9196" w14:textId="17F105D0" w:rsidR="00CA7DD2" w:rsidRPr="00782535" w:rsidRDefault="00CA7DD2" w:rsidP="00CA7DD2">
      <w:pPr>
        <w:spacing w:after="120" w:line="360" w:lineRule="auto"/>
        <w:ind w:firstLine="720"/>
        <w:jc w:val="both"/>
      </w:pPr>
      <w:del w:id="253" w:author="Ridwan S" w:date="2026-09-30T23:55:00Z">
        <w:r w:rsidDel="00F65C3C">
          <w:lastRenderedPageBreak/>
          <w:delText xml:space="preserve">Dalam pengelolaan perikanan di Indonesia, </w:delText>
        </w:r>
      </w:del>
      <w:r>
        <w:t xml:space="preserve">Aprian </w:t>
      </w:r>
      <w:r>
        <w:rPr>
          <w:i/>
        </w:rPr>
        <w:t>et al.</w:t>
      </w:r>
      <w:r>
        <w:t xml:space="preserve"> (2023) menunjukkan bahwa pemahaman terhadap perspektif dan persepsi masing-masing kelompok </w:t>
      </w:r>
      <w:r>
        <w:rPr>
          <w:i/>
          <w:iCs/>
        </w:rPr>
        <w:t>stakeholder</w:t>
      </w:r>
      <w:r>
        <w:t xml:space="preserve"> merupakan prasyarat penting untuk merancang kebijakan yang diterima dan diimplementasikan secara efektif. Tanpa pemetaan </w:t>
      </w:r>
      <w:r>
        <w:rPr>
          <w:i/>
        </w:rPr>
        <w:t>stakeholder</w:t>
      </w:r>
      <w:r>
        <w:t xml:space="preserve"> yang memadai, kebijakan perikanan cenderung bersifat </w:t>
      </w:r>
      <w:r>
        <w:rPr>
          <w:i/>
          <w:iCs/>
        </w:rPr>
        <w:t>top-down</w:t>
      </w:r>
      <w:r>
        <w:t xml:space="preserve"> dan mengabaikan pengetahuan lokal serta kepentingan masyarakat nelayan yang menjadi ujung tombak produksi perikanan</w:t>
      </w:r>
      <w:ins w:id="254" w:author="Ridwan S" w:date="2026-09-30T23:55:00Z">
        <w:r w:rsidR="00F65C3C" w:rsidRPr="00F65C3C">
          <w:t xml:space="preserve"> di Indonesia</w:t>
        </w:r>
      </w:ins>
      <w:r>
        <w:t>.</w:t>
      </w:r>
    </w:p>
    <w:p w14:paraId="6953E3E5" w14:textId="77777777" w:rsidR="002357EC" w:rsidRDefault="00D732EB">
      <w:pPr>
        <w:spacing w:after="120" w:line="360" w:lineRule="auto"/>
        <w:ind w:firstLine="720"/>
        <w:jc w:val="both"/>
        <w:rPr>
          <w:ins w:id="255" w:author="Ridwan S" w:date="2026-09-30T08:00:00Z"/>
        </w:rPr>
      </w:pPr>
      <w:ins w:id="256" w:author="Ridwan S" w:date="2026-09-30T08:00:00Z">
        <w:r>
          <w:t xml:space="preserve">Kerangka analisis </w:t>
        </w:r>
        <w:r>
          <w:rPr>
            <w:i/>
            <w:iCs/>
          </w:rPr>
          <w:t>stakeholder</w:t>
        </w:r>
        <w:r>
          <w:t xml:space="preserve"> kemudian dikembangkan untuk memahami suatu sistem melalui identifikasi aktor kunci dan penilaian kepentingan mereka (Grimble &amp; Wellard, 1997). Mitchell </w:t>
        </w:r>
        <w:r>
          <w:rPr>
            <w:i/>
            <w:iCs/>
          </w:rPr>
          <w:t>et al.</w:t>
        </w:r>
        <w:r>
          <w:t xml:space="preserve"> (1997) menambahkan bahwa keutamaan (</w:t>
        </w:r>
        <w:r>
          <w:rPr>
            <w:i/>
            <w:iCs/>
          </w:rPr>
          <w:t>salience</w:t>
        </w:r>
        <w:r>
          <w:t xml:space="preserve">) suatu </w:t>
        </w:r>
        <w:r>
          <w:rPr>
            <w:i/>
            <w:iCs/>
          </w:rPr>
          <w:t>stakeholder</w:t>
        </w:r>
        <w:r>
          <w:t xml:space="preserve"> ditentukan oleh tiga atribut, yaitu kekuasaan (</w:t>
        </w:r>
        <w:r>
          <w:rPr>
            <w:i/>
            <w:iCs/>
          </w:rPr>
          <w:t>power</w:t>
        </w:r>
        <w:r>
          <w:t>), legitimasi (</w:t>
        </w:r>
        <w:r>
          <w:rPr>
            <w:i/>
            <w:iCs/>
          </w:rPr>
          <w:t>legitimacy</w:t>
        </w:r>
        <w:r>
          <w:t>), dan urgensi (</w:t>
        </w:r>
        <w:r>
          <w:rPr>
            <w:i/>
            <w:iCs/>
          </w:rPr>
          <w:t>urgency</w:t>
        </w:r>
        <w:r>
          <w:t xml:space="preserve">). Reed </w:t>
        </w:r>
        <w:r>
          <w:rPr>
            <w:i/>
            <w:iCs/>
          </w:rPr>
          <w:t>et al.</w:t>
        </w:r>
        <w:r>
          <w:t xml:space="preserve"> (2009) merangkum analisis </w:t>
        </w:r>
        <w:r>
          <w:rPr>
            <w:i/>
            <w:iCs/>
          </w:rPr>
          <w:t>stakeholder</w:t>
        </w:r>
        <w:r>
          <w:t xml:space="preserve"> ke dalam tiga langkah, yaitu mengidentifikasi </w:t>
        </w:r>
        <w:r>
          <w:rPr>
            <w:i/>
            <w:iCs/>
          </w:rPr>
          <w:t>stakeholder</w:t>
        </w:r>
        <w:r>
          <w:t>, mengelompokkan dan mengategorikannya, serta menelaah hubungan di antara mereka; salah satu teknik kategorisasinya adalah matriks kepentingan–pengaruh (</w:t>
        </w:r>
        <w:r>
          <w:rPr>
            <w:i/>
            <w:iCs/>
          </w:rPr>
          <w:t>interest–influence matrix</w:t>
        </w:r>
        <w:r>
          <w:t>).</w:t>
        </w:r>
      </w:ins>
    </w:p>
    <w:p w14:paraId="60613700" w14:textId="7022D19A" w:rsidR="002357EC" w:rsidRDefault="001F09C3" w:rsidP="005707CD">
      <w:pPr>
        <w:spacing w:after="120" w:line="360" w:lineRule="auto"/>
        <w:ind w:firstLine="720"/>
        <w:jc w:val="both"/>
        <w:rPr>
          <w:ins w:id="257" w:author="Ridwan S" w:date="2026-09-30T08:00:00Z"/>
        </w:rPr>
      </w:pPr>
      <w:ins w:id="258" w:author="Ridwan S" w:date="2026-09-30T23:57:00Z">
        <w:r>
          <w:t>P</w:t>
        </w:r>
      </w:ins>
      <w:ins w:id="259" w:author="Ridwan S" w:date="2026-09-30T08:00:00Z">
        <w:r w:rsidR="00D732EB">
          <w:t>endekatan pengelolaan bersama (</w:t>
        </w:r>
        <w:r w:rsidR="00D732EB">
          <w:rPr>
            <w:i/>
            <w:iCs/>
          </w:rPr>
          <w:t>co-management</w:t>
        </w:r>
        <w:r w:rsidR="00D732EB">
          <w:t xml:space="preserve">) </w:t>
        </w:r>
      </w:ins>
      <w:ins w:id="260" w:author="Ridwan S" w:date="2026-09-30T23:57:00Z">
        <w:r>
          <w:t xml:space="preserve">pada pengelolaan perikanan tangkap </w:t>
        </w:r>
      </w:ins>
      <w:ins w:id="261" w:author="Ridwan S" w:date="2026-09-30T08:00:00Z">
        <w:r w:rsidR="00D732EB">
          <w:t xml:space="preserve">menempatkan pemerintah, pengguna sumber daya, dan pihak berkepentingan lainnya sebagai mitra yang berbagi tanggung jawab pengelolaan (Pomeroy &amp; Rivera-Guieb, 2006). Kondisi ini menuntut kejelasan mengenai siapa saja </w:t>
        </w:r>
        <w:r w:rsidR="00D732EB">
          <w:rPr>
            <w:i/>
            <w:iCs/>
          </w:rPr>
          <w:t>stakeholder</w:t>
        </w:r>
        <w:r w:rsidR="00D732EB">
          <w:t xml:space="preserve">, apa kepentingannya, dan peran apa yang dijalankannya. Pada penelitian ini, posisi </w:t>
        </w:r>
        <w:r w:rsidR="00D732EB">
          <w:rPr>
            <w:i/>
            <w:iCs/>
          </w:rPr>
          <w:t>stakeholder</w:t>
        </w:r>
        <w:r w:rsidR="00D732EB">
          <w:t xml:space="preserve"> dipahami sebagai letaknya pada matriks kepentingan–pengaruh, sedangkan peran dipahami sebagai fungsi dan bentuk kontribusi aktual </w:t>
        </w:r>
        <w:r w:rsidR="00D732EB">
          <w:rPr>
            <w:i/>
            <w:iCs/>
          </w:rPr>
          <w:t>stakeholder</w:t>
        </w:r>
        <w:r w:rsidR="00D732EB">
          <w:t xml:space="preserve"> dalam pengelolaan perikanan tangkap.</w:t>
        </w:r>
      </w:ins>
    </w:p>
    <w:p w14:paraId="477C354F" w14:textId="77777777" w:rsidR="002357EC" w:rsidRDefault="00D732EB">
      <w:pPr>
        <w:spacing w:after="120" w:line="360" w:lineRule="auto"/>
        <w:ind w:firstLine="720"/>
        <w:jc w:val="both"/>
        <w:rPr>
          <w:ins w:id="262" w:author="Ridwan S" w:date="2026-09-30T08:00:00Z"/>
        </w:rPr>
      </w:pPr>
      <w:ins w:id="263" w:author="Ridwan S" w:date="2026-09-30T08:00:00Z">
        <w:r>
          <w:t xml:space="preserve">Berdasarkan konsep tersebut, </w:t>
        </w:r>
        <w:r>
          <w:rPr>
            <w:i/>
            <w:iCs/>
          </w:rPr>
          <w:t>stakeholder</w:t>
        </w:r>
        <w:r>
          <w:t xml:space="preserve"> pengelolaan perikanan tangkap di Kota Cilegon dikelompokkan menjadi lima, yaitu pemerintah daerah, pelaku usaha perikanan tangkap, masyarakat pesisir, akademisi dan organisasi nelayan, serta industri pesisir. Dasar pemilihan kelima kelompok diuraikan pada Bab III bagian D yang memuat Tabel 3.1.</w:t>
        </w:r>
      </w:ins>
    </w:p>
    <w:p w14:paraId="7DD22BDD" w14:textId="77777777" w:rsidR="00CA7DD2" w:rsidRPr="00782535" w:rsidRDefault="00CA7DD2" w:rsidP="00CA7DD2">
      <w:pPr>
        <w:pStyle w:val="Heading3"/>
        <w:spacing w:before="0" w:after="120" w:line="360" w:lineRule="auto"/>
      </w:pPr>
      <w:r>
        <w:t>3. Konsep Persepsi dalam Konteks Kebijakan Publik</w:t>
      </w:r>
    </w:p>
    <w:p w14:paraId="02E9B0E7" w14:textId="56AAEDBA" w:rsidR="00CA7DD2" w:rsidRPr="00782535" w:rsidRDefault="00CA7DD2" w:rsidP="00CA7DD2">
      <w:pPr>
        <w:spacing w:after="120" w:line="360" w:lineRule="auto"/>
        <w:ind w:firstLine="720"/>
        <w:jc w:val="both"/>
      </w:pPr>
      <w:r>
        <w:t xml:space="preserve">Persepsi merupakan proses kognitif individu dalam menerima, memilih, mengorganisasikan, dan menginterpretasikan informasi dari lingkungannya sehingga membentuk suatu pemahaman atau penilaian terhadap suatu objek, situasi, atau kebijakan tertentu. Dalam konteks kebijakan publik, persepsi </w:t>
      </w:r>
      <w:r>
        <w:rPr>
          <w:i/>
        </w:rPr>
        <w:t>stakeholder</w:t>
      </w:r>
      <w:r>
        <w:t xml:space="preserve"> terhadap suatu </w:t>
      </w:r>
      <w:r>
        <w:lastRenderedPageBreak/>
        <w:t xml:space="preserve">kebijakan sangat menentukan tingkat penerimaan, kepatuhan, dan partisipasi aktif mereka dalam implementasi kebijakan tersebut (Zulbainarni </w:t>
      </w:r>
      <w:r>
        <w:rPr>
          <w:i/>
        </w:rPr>
        <w:t>et al.</w:t>
      </w:r>
      <w:r>
        <w:t>, 2020).</w:t>
      </w:r>
    </w:p>
    <w:p w14:paraId="5A344BE2" w14:textId="17735653" w:rsidR="00CA7DD2" w:rsidRPr="00782535" w:rsidRDefault="00CA7DD2" w:rsidP="00CA7DD2">
      <w:pPr>
        <w:spacing w:after="120" w:line="360" w:lineRule="auto"/>
        <w:ind w:firstLine="720"/>
        <w:jc w:val="both"/>
      </w:pPr>
      <w:r>
        <w:t>Jentoft dan Chuenpagdee (2009) memandang tata kelola perikanan dan pesisir sebagai permasalahan yang kompleks dan berlapis (</w:t>
      </w:r>
      <w:r>
        <w:rPr>
          <w:i/>
          <w:iCs/>
        </w:rPr>
        <w:t>wicked problem</w:t>
      </w:r>
      <w:r>
        <w:t xml:space="preserve">), yang tidak memiliki solusi tunggal dan definitif. Dalam konteks tersebut, pengelolaan berbasis persepsi dan partisipasi </w:t>
      </w:r>
      <w:r>
        <w:rPr>
          <w:i/>
        </w:rPr>
        <w:t>stakeholder</w:t>
      </w:r>
      <w:r>
        <w:t xml:space="preserve"> menjadi pendekatan yang paling relevan karena memungkinkan identifikasi dan rekonsiliasi berbagai perspektif yang seringkali bertentangan dalam proses pengambilan keputusan pengelolaan perikanan.</w:t>
      </w:r>
    </w:p>
    <w:p w14:paraId="4F0075DF" w14:textId="77777777" w:rsidR="00CA7DD2" w:rsidRPr="005C5853" w:rsidRDefault="00CA7DD2" w:rsidP="005C5853">
      <w:pPr>
        <w:pStyle w:val="ListParagraph"/>
        <w:spacing w:after="120" w:line="360" w:lineRule="auto"/>
        <w:rPr>
          <w:b/>
          <w:bCs/>
        </w:rPr>
      </w:pPr>
      <w:r>
        <w:rPr>
          <w:b/>
          <w:bCs/>
        </w:rPr>
        <w:t>4. Prinsip Ekonomi Biru dalam Pengelolaan Perikanan</w:t>
      </w:r>
    </w:p>
    <w:p w14:paraId="5FB6BF41" w14:textId="77777777" w:rsidR="00CA7DD2" w:rsidRPr="00782535" w:rsidRDefault="00CA7DD2" w:rsidP="00CA7DD2">
      <w:pPr>
        <w:spacing w:after="120" w:line="360" w:lineRule="auto"/>
        <w:ind w:firstLine="720"/>
        <w:jc w:val="both"/>
      </w:pPr>
      <w:r>
        <w:t>Konsep ekonomi biru (</w:t>
      </w:r>
      <w:r>
        <w:rPr>
          <w:i/>
          <w:iCs/>
        </w:rPr>
        <w:t>blue economy</w:t>
      </w:r>
      <w:r>
        <w:t>) muncul sebagai paradigma pembangunan kelautan yang bertujuan mendorong pertumbuhan ekonomi, kesejahteraan sosial, dan pelestarian ekosistem laut secara bersamaan. Dalam konteks perikanan Indonesia, prinsip ekonomi biru dioperasionalisasikan melalui kebijakan Penangkapan Ikan Terukur yang menggabungkan pendekatan berbasis kuota dengan pengelolaan ekosistem. Kebijakan ini diharapkan dapat meningkatkan nilai ekonomi perikanan sekaligus menjamin keberlanjutan stok ikan dan ekosistem pesisir.</w:t>
      </w:r>
    </w:p>
    <w:p w14:paraId="00D41941" w14:textId="380CF40A" w:rsidR="00CA7DD2" w:rsidRPr="00782535" w:rsidRDefault="00CA7DD2" w:rsidP="00CA7DD2">
      <w:pPr>
        <w:spacing w:after="120" w:line="360" w:lineRule="auto"/>
        <w:ind w:firstLine="720"/>
        <w:jc w:val="both"/>
      </w:pPr>
      <w:r>
        <w:t xml:space="preserve">Hapsari </w:t>
      </w:r>
      <w:r>
        <w:rPr>
          <w:i/>
        </w:rPr>
        <w:t>et al.</w:t>
      </w:r>
      <w:r>
        <w:t xml:space="preserve"> (2024) menegaskan bahwa transformasi sistem pangan perikanan Indonesia menuju arah yang lebih berkelanjutan, inklusif, dan berkeadilan memerlukan pendekatan multi-</w:t>
      </w:r>
      <w:r>
        <w:rPr>
          <w:i/>
        </w:rPr>
        <w:t>stakeholder</w:t>
      </w:r>
      <w:r>
        <w:t xml:space="preserve"> yang melibatkan pemerintah, industri, komunitas nelayan, akademisi, dan masyarakat sipil. Kolaborasi lintas sektor ini menjadi kunci dalam mengidentifikasi dan mengatasi hambatan struktural yang selama ini menghambat terwujudnya sistem perikanan yang betul-betul berkelanjutan.</w:t>
      </w:r>
    </w:p>
    <w:p w14:paraId="1F1C8EAB" w14:textId="77777777" w:rsidR="00CA7DD2" w:rsidRPr="00782535" w:rsidRDefault="00CA7DD2" w:rsidP="00CA7DD2">
      <w:pPr>
        <w:pStyle w:val="Heading2"/>
        <w:spacing w:before="0" w:after="120" w:line="360" w:lineRule="auto"/>
      </w:pPr>
      <w:r>
        <w:t>B. Penelitian Terdahulu yang Relevan</w:t>
      </w:r>
    </w:p>
    <w:p w14:paraId="259A0446" w14:textId="21542CA1" w:rsidR="00CA7DD2" w:rsidRDefault="00CA7DD2" w:rsidP="00CA7DD2">
      <w:pPr>
        <w:spacing w:after="120" w:line="360" w:lineRule="auto"/>
        <w:ind w:firstLine="720"/>
        <w:jc w:val="both"/>
      </w:pPr>
      <w:r>
        <w:t>Kajian terhadap penelitian-penelitian terdahulu yang relevan dilakukan untuk memetakan perkembangan pengetahuan di bidang yang diteliti, mengidentifikasi posisi penelitian ini di antara karya-karya yang telah ada, serta menentukan kebaruan (</w:t>
      </w:r>
      <w:r>
        <w:rPr>
          <w:i/>
          <w:iCs/>
        </w:rPr>
        <w:t>novelty</w:t>
      </w:r>
      <w:r>
        <w:t>) dari penelitian yang dilaksanakan. Tabel 2.1 berikut menyajikan ringkasan penelitian terdahulu yang dijadikan acuan.</w:t>
      </w:r>
    </w:p>
    <w:p w14:paraId="2905D2D1" w14:textId="77777777" w:rsidR="00E96FCD" w:rsidRDefault="00E96FCD" w:rsidP="004955A9">
      <w:pPr>
        <w:spacing w:before="120" w:after="120" w:line="360" w:lineRule="auto"/>
        <w:jc w:val="center"/>
        <w:rPr>
          <w:ins w:id="264" w:author="Ridwan S" w:date="2026-10-02T14:38:00Z"/>
          <w:i/>
          <w:iCs/>
        </w:rPr>
      </w:pPr>
    </w:p>
    <w:p w14:paraId="362B6949" w14:textId="77777777" w:rsidR="00E96FCD" w:rsidRDefault="00E96FCD" w:rsidP="004955A9">
      <w:pPr>
        <w:spacing w:before="120" w:after="120" w:line="360" w:lineRule="auto"/>
        <w:jc w:val="center"/>
        <w:rPr>
          <w:ins w:id="265" w:author="Ridwan S" w:date="2026-10-02T14:38:00Z"/>
          <w:i/>
          <w:iCs/>
        </w:rPr>
      </w:pPr>
    </w:p>
    <w:p w14:paraId="1268A90D" w14:textId="5F756834" w:rsidR="004955A9" w:rsidRPr="00782535" w:rsidRDefault="004955A9" w:rsidP="004955A9">
      <w:pPr>
        <w:spacing w:before="120" w:after="120" w:line="360" w:lineRule="auto"/>
        <w:jc w:val="center"/>
      </w:pPr>
      <w:r>
        <w:rPr>
          <w:i/>
          <w:iCs/>
        </w:rPr>
        <w:lastRenderedPageBreak/>
        <w:t>Tabel 2.1 Ringkasan Penelitian Terdahulu yang Relevan</w:t>
      </w:r>
    </w:p>
    <w:tbl>
      <w:tblPr>
        <w:tblW w:w="9060" w:type="dxa"/>
        <w:tblBorders>
          <w:top w:val="single" w:sz="2" w:space="0" w:color="AAAAAA"/>
          <w:bottom w:val="single" w:sz="2" w:space="0" w:color="AAAAAA"/>
          <w:insideH w:val="single" w:sz="2" w:space="0" w:color="AAAAAA"/>
        </w:tblBorders>
        <w:tblCellMar>
          <w:left w:w="10" w:type="dxa"/>
          <w:right w:w="10" w:type="dxa"/>
        </w:tblCellMar>
        <w:tblLook w:val="04A0" w:firstRow="1" w:lastRow="0" w:firstColumn="1" w:lastColumn="0" w:noHBand="0" w:noVBand="1"/>
        <w:tblPrChange w:id="266" w:author="Ridwan S" w:date="2026-10-02T14:40:00Z">
          <w:tblPr>
            <w:tblW w:w="9060" w:type="dxa"/>
            <w:tblBorders>
              <w:top w:val="single" w:sz="2" w:space="0" w:color="AAAAAA"/>
              <w:bottom w:val="single" w:sz="2" w:space="0" w:color="AAAAAA"/>
              <w:insideH w:val="single" w:sz="2" w:space="0" w:color="AAAAAA"/>
            </w:tblBorders>
            <w:tblCellMar>
              <w:left w:w="10" w:type="dxa"/>
              <w:right w:w="10" w:type="dxa"/>
            </w:tblCellMar>
            <w:tblLook w:val="04A0" w:firstRow="1" w:lastRow="0" w:firstColumn="1" w:lastColumn="0" w:noHBand="0" w:noVBand="1"/>
          </w:tblPr>
        </w:tblPrChange>
      </w:tblPr>
      <w:tblGrid>
        <w:gridCol w:w="594"/>
        <w:gridCol w:w="1452"/>
        <w:gridCol w:w="2059"/>
        <w:gridCol w:w="1390"/>
        <w:gridCol w:w="1988"/>
        <w:gridCol w:w="1577"/>
        <w:tblGridChange w:id="267">
          <w:tblGrid>
            <w:gridCol w:w="594"/>
            <w:gridCol w:w="1452"/>
            <w:gridCol w:w="2059"/>
            <w:gridCol w:w="1390"/>
            <w:gridCol w:w="1988"/>
            <w:gridCol w:w="1577"/>
          </w:tblGrid>
        </w:tblGridChange>
      </w:tblGrid>
      <w:tr w:rsidR="00CC3DFF" w:rsidRPr="001E7F6B" w14:paraId="0F506124" w14:textId="77777777" w:rsidTr="00E96FCD">
        <w:tc>
          <w:tcPr>
            <w:tcW w:w="594" w:type="dxa"/>
            <w:tcBorders>
              <w:bottom w:val="single" w:sz="2" w:space="0" w:color="AAAAAA"/>
            </w:tcBorders>
            <w:shd w:val="clear" w:color="auto" w:fill="1F4E79"/>
            <w:tcMar>
              <w:top w:w="80" w:type="dxa"/>
              <w:left w:w="120" w:type="dxa"/>
              <w:bottom w:w="80" w:type="dxa"/>
              <w:right w:w="120" w:type="dxa"/>
            </w:tcMar>
            <w:tcPrChange w:id="268" w:author="Ridwan S" w:date="2026-10-02T14:40:00Z">
              <w:tcPr>
                <w:tcW w:w="594" w:type="dxa"/>
                <w:shd w:val="clear" w:color="auto" w:fill="1F4E79"/>
                <w:tcMar>
                  <w:top w:w="80" w:type="dxa"/>
                  <w:left w:w="120" w:type="dxa"/>
                  <w:bottom w:w="80" w:type="dxa"/>
                  <w:right w:w="120" w:type="dxa"/>
                </w:tcMar>
              </w:tcPr>
            </w:tcPrChange>
          </w:tcPr>
          <w:p w14:paraId="1D352C15" w14:textId="77777777" w:rsidR="00CA7DD2" w:rsidRPr="001E7F6B" w:rsidRDefault="00CA7DD2" w:rsidP="00A13543">
            <w:pPr>
              <w:jc w:val="center"/>
              <w:rPr>
                <w:color w:val="FFFFFF" w:themeColor="background1"/>
                <w:sz w:val="22"/>
                <w:szCs w:val="22"/>
              </w:rPr>
            </w:pPr>
            <w:r>
              <w:rPr>
                <w:b/>
                <w:bCs/>
                <w:color w:val="FFFFFF" w:themeColor="background1"/>
                <w:sz w:val="22"/>
                <w:szCs w:val="22"/>
              </w:rPr>
              <w:t>No.</w:t>
            </w:r>
          </w:p>
        </w:tc>
        <w:tc>
          <w:tcPr>
            <w:tcW w:w="1452" w:type="dxa"/>
            <w:tcBorders>
              <w:bottom w:val="single" w:sz="2" w:space="0" w:color="AAAAAA"/>
            </w:tcBorders>
            <w:shd w:val="clear" w:color="auto" w:fill="1F4E79"/>
            <w:tcMar>
              <w:top w:w="80" w:type="dxa"/>
              <w:left w:w="120" w:type="dxa"/>
              <w:bottom w:w="80" w:type="dxa"/>
              <w:right w:w="120" w:type="dxa"/>
            </w:tcMar>
            <w:tcPrChange w:id="269" w:author="Ridwan S" w:date="2026-10-02T14:40:00Z">
              <w:tcPr>
                <w:tcW w:w="1452" w:type="dxa"/>
                <w:shd w:val="clear" w:color="auto" w:fill="1F4E79"/>
                <w:tcMar>
                  <w:top w:w="80" w:type="dxa"/>
                  <w:left w:w="120" w:type="dxa"/>
                  <w:bottom w:w="80" w:type="dxa"/>
                  <w:right w:w="120" w:type="dxa"/>
                </w:tcMar>
              </w:tcPr>
            </w:tcPrChange>
          </w:tcPr>
          <w:p w14:paraId="1BE8DBC7" w14:textId="49FB950E" w:rsidR="00CA7DD2" w:rsidRPr="001E7F6B" w:rsidRDefault="00CA7DD2" w:rsidP="00A13543">
            <w:pPr>
              <w:jc w:val="center"/>
              <w:rPr>
                <w:color w:val="FFFFFF" w:themeColor="background1"/>
                <w:sz w:val="22"/>
                <w:szCs w:val="22"/>
              </w:rPr>
            </w:pPr>
            <w:r>
              <w:rPr>
                <w:b/>
                <w:bCs/>
                <w:color w:val="FFFFFF" w:themeColor="background1"/>
                <w:sz w:val="22"/>
                <w:szCs w:val="22"/>
              </w:rPr>
              <w:t>Peneliti dan Tahun</w:t>
            </w:r>
          </w:p>
        </w:tc>
        <w:tc>
          <w:tcPr>
            <w:tcW w:w="2059" w:type="dxa"/>
            <w:tcBorders>
              <w:bottom w:val="single" w:sz="2" w:space="0" w:color="AAAAAA"/>
            </w:tcBorders>
            <w:shd w:val="clear" w:color="auto" w:fill="1F4E79"/>
            <w:tcMar>
              <w:top w:w="80" w:type="dxa"/>
              <w:left w:w="120" w:type="dxa"/>
              <w:bottom w:w="80" w:type="dxa"/>
              <w:right w:w="120" w:type="dxa"/>
            </w:tcMar>
            <w:tcPrChange w:id="270" w:author="Ridwan S" w:date="2026-10-02T14:40:00Z">
              <w:tcPr>
                <w:tcW w:w="2059" w:type="dxa"/>
                <w:shd w:val="clear" w:color="auto" w:fill="1F4E79"/>
                <w:tcMar>
                  <w:top w:w="80" w:type="dxa"/>
                  <w:left w:w="120" w:type="dxa"/>
                  <w:bottom w:w="80" w:type="dxa"/>
                  <w:right w:w="120" w:type="dxa"/>
                </w:tcMar>
              </w:tcPr>
            </w:tcPrChange>
          </w:tcPr>
          <w:p w14:paraId="4F4412F8" w14:textId="3E13984D" w:rsidR="00CA7DD2" w:rsidRPr="001E7F6B" w:rsidRDefault="00CA7DD2" w:rsidP="00A13543">
            <w:pPr>
              <w:jc w:val="center"/>
              <w:rPr>
                <w:color w:val="FFFFFF" w:themeColor="background1"/>
                <w:sz w:val="22"/>
                <w:szCs w:val="22"/>
              </w:rPr>
            </w:pPr>
            <w:r>
              <w:rPr>
                <w:b/>
                <w:bCs/>
                <w:color w:val="FFFFFF" w:themeColor="background1"/>
                <w:sz w:val="22"/>
                <w:szCs w:val="22"/>
              </w:rPr>
              <w:t>Judul dan Lokasi</w:t>
            </w:r>
          </w:p>
        </w:tc>
        <w:tc>
          <w:tcPr>
            <w:tcW w:w="1390" w:type="dxa"/>
            <w:tcBorders>
              <w:bottom w:val="single" w:sz="2" w:space="0" w:color="AAAAAA"/>
            </w:tcBorders>
            <w:shd w:val="clear" w:color="auto" w:fill="1F4E79"/>
            <w:tcMar>
              <w:top w:w="80" w:type="dxa"/>
              <w:left w:w="120" w:type="dxa"/>
              <w:bottom w:w="80" w:type="dxa"/>
              <w:right w:w="120" w:type="dxa"/>
            </w:tcMar>
            <w:tcPrChange w:id="271" w:author="Ridwan S" w:date="2026-10-02T14:40:00Z">
              <w:tcPr>
                <w:tcW w:w="1390" w:type="dxa"/>
                <w:shd w:val="clear" w:color="auto" w:fill="1F4E79"/>
                <w:tcMar>
                  <w:top w:w="80" w:type="dxa"/>
                  <w:left w:w="120" w:type="dxa"/>
                  <w:bottom w:w="80" w:type="dxa"/>
                  <w:right w:w="120" w:type="dxa"/>
                </w:tcMar>
              </w:tcPr>
            </w:tcPrChange>
          </w:tcPr>
          <w:p w14:paraId="01989E59" w14:textId="77777777" w:rsidR="00CA7DD2" w:rsidRPr="001E7F6B" w:rsidRDefault="00CA7DD2" w:rsidP="00A13543">
            <w:pPr>
              <w:jc w:val="center"/>
              <w:rPr>
                <w:color w:val="FFFFFF" w:themeColor="background1"/>
                <w:sz w:val="22"/>
                <w:szCs w:val="22"/>
              </w:rPr>
            </w:pPr>
            <w:r>
              <w:rPr>
                <w:b/>
                <w:bCs/>
                <w:color w:val="FFFFFF" w:themeColor="background1"/>
                <w:sz w:val="22"/>
                <w:szCs w:val="22"/>
              </w:rPr>
              <w:t>Metode</w:t>
            </w:r>
          </w:p>
        </w:tc>
        <w:tc>
          <w:tcPr>
            <w:tcW w:w="1988" w:type="dxa"/>
            <w:tcBorders>
              <w:bottom w:val="single" w:sz="2" w:space="0" w:color="AAAAAA"/>
            </w:tcBorders>
            <w:shd w:val="clear" w:color="auto" w:fill="1F4E79"/>
            <w:tcMar>
              <w:top w:w="80" w:type="dxa"/>
              <w:left w:w="120" w:type="dxa"/>
              <w:bottom w:w="80" w:type="dxa"/>
              <w:right w:w="120" w:type="dxa"/>
            </w:tcMar>
            <w:tcPrChange w:id="272" w:author="Ridwan S" w:date="2026-10-02T14:40:00Z">
              <w:tcPr>
                <w:tcW w:w="1988" w:type="dxa"/>
                <w:shd w:val="clear" w:color="auto" w:fill="1F4E79"/>
                <w:tcMar>
                  <w:top w:w="80" w:type="dxa"/>
                  <w:left w:w="120" w:type="dxa"/>
                  <w:bottom w:w="80" w:type="dxa"/>
                  <w:right w:w="120" w:type="dxa"/>
                </w:tcMar>
              </w:tcPr>
            </w:tcPrChange>
          </w:tcPr>
          <w:p w14:paraId="56FF5F2C" w14:textId="77777777" w:rsidR="00CA7DD2" w:rsidRPr="001E7F6B" w:rsidRDefault="00CA7DD2" w:rsidP="00A13543">
            <w:pPr>
              <w:jc w:val="center"/>
              <w:rPr>
                <w:color w:val="FFFFFF" w:themeColor="background1"/>
                <w:sz w:val="22"/>
                <w:szCs w:val="22"/>
              </w:rPr>
            </w:pPr>
            <w:r>
              <w:rPr>
                <w:b/>
                <w:bCs/>
                <w:color w:val="FFFFFF" w:themeColor="background1"/>
                <w:sz w:val="22"/>
                <w:szCs w:val="22"/>
              </w:rPr>
              <w:t>Temuan Utama</w:t>
            </w:r>
          </w:p>
        </w:tc>
        <w:tc>
          <w:tcPr>
            <w:tcW w:w="1577" w:type="dxa"/>
            <w:tcBorders>
              <w:bottom w:val="single" w:sz="2" w:space="0" w:color="AAAAAA"/>
            </w:tcBorders>
            <w:shd w:val="clear" w:color="auto" w:fill="1F4E79"/>
            <w:tcMar>
              <w:top w:w="80" w:type="dxa"/>
              <w:left w:w="120" w:type="dxa"/>
              <w:bottom w:w="80" w:type="dxa"/>
              <w:right w:w="120" w:type="dxa"/>
            </w:tcMar>
            <w:tcPrChange w:id="273" w:author="Ridwan S" w:date="2026-10-02T14:40:00Z">
              <w:tcPr>
                <w:tcW w:w="1577" w:type="dxa"/>
                <w:shd w:val="clear" w:color="auto" w:fill="1F4E79"/>
                <w:tcMar>
                  <w:top w:w="80" w:type="dxa"/>
                  <w:left w:w="120" w:type="dxa"/>
                  <w:bottom w:w="80" w:type="dxa"/>
                  <w:right w:w="120" w:type="dxa"/>
                </w:tcMar>
              </w:tcPr>
            </w:tcPrChange>
          </w:tcPr>
          <w:p w14:paraId="1DF30696" w14:textId="77777777" w:rsidR="00CA7DD2" w:rsidRPr="001E7F6B" w:rsidRDefault="00CA7DD2" w:rsidP="00A13543">
            <w:pPr>
              <w:jc w:val="center"/>
              <w:rPr>
                <w:color w:val="FFFFFF" w:themeColor="background1"/>
                <w:sz w:val="22"/>
                <w:szCs w:val="22"/>
              </w:rPr>
            </w:pPr>
            <w:r>
              <w:rPr>
                <w:b/>
                <w:bCs/>
                <w:color w:val="FFFFFF" w:themeColor="background1"/>
                <w:sz w:val="22"/>
                <w:szCs w:val="22"/>
              </w:rPr>
              <w:t>Relevansi</w:t>
            </w:r>
          </w:p>
        </w:tc>
      </w:tr>
      <w:tr w:rsidR="00782535" w:rsidRPr="00782535" w14:paraId="5725BC50" w14:textId="77777777" w:rsidTr="00E96FCD">
        <w:tc>
          <w:tcPr>
            <w:tcW w:w="594" w:type="dxa"/>
            <w:tcBorders>
              <w:left w:val="single" w:sz="2" w:space="0" w:color="AAAAAA"/>
              <w:right w:val="single" w:sz="2" w:space="0" w:color="AAAAAA"/>
            </w:tcBorders>
            <w:shd w:val="clear" w:color="auto" w:fill="DEEAF1"/>
            <w:tcMar>
              <w:top w:w="80" w:type="dxa"/>
              <w:left w:w="120" w:type="dxa"/>
              <w:bottom w:w="80" w:type="dxa"/>
              <w:right w:w="120" w:type="dxa"/>
            </w:tcMar>
            <w:tcPrChange w:id="274" w:author="Ridwan S" w:date="2026-10-02T14:40:00Z">
              <w:tcPr>
                <w:tcW w:w="594" w:type="dxa"/>
                <w:shd w:val="clear" w:color="auto" w:fill="DEEAF1"/>
                <w:tcMar>
                  <w:top w:w="80" w:type="dxa"/>
                  <w:left w:w="120" w:type="dxa"/>
                  <w:bottom w:w="80" w:type="dxa"/>
                  <w:right w:w="120" w:type="dxa"/>
                </w:tcMar>
              </w:tcPr>
            </w:tcPrChange>
          </w:tcPr>
          <w:p w14:paraId="19AB61D8" w14:textId="77777777" w:rsidR="00CA7DD2" w:rsidRPr="00782535" w:rsidRDefault="00CA7DD2" w:rsidP="00067061">
            <w:pPr>
              <w:spacing w:line="276" w:lineRule="auto"/>
              <w:jc w:val="both"/>
              <w:rPr>
                <w:sz w:val="22"/>
                <w:szCs w:val="22"/>
              </w:rPr>
            </w:pPr>
            <w:r>
              <w:rPr>
                <w:sz w:val="22"/>
                <w:szCs w:val="22"/>
              </w:rPr>
              <w:t>1</w:t>
            </w:r>
          </w:p>
        </w:tc>
        <w:tc>
          <w:tcPr>
            <w:tcW w:w="1452" w:type="dxa"/>
            <w:tcBorders>
              <w:left w:val="single" w:sz="2" w:space="0" w:color="AAAAAA"/>
              <w:right w:val="single" w:sz="2" w:space="0" w:color="AAAAAA"/>
            </w:tcBorders>
            <w:shd w:val="clear" w:color="auto" w:fill="DEEAF1"/>
            <w:tcMar>
              <w:top w:w="80" w:type="dxa"/>
              <w:left w:w="120" w:type="dxa"/>
              <w:bottom w:w="80" w:type="dxa"/>
              <w:right w:w="120" w:type="dxa"/>
            </w:tcMar>
            <w:tcPrChange w:id="275" w:author="Ridwan S" w:date="2026-10-02T14:40:00Z">
              <w:tcPr>
                <w:tcW w:w="1452" w:type="dxa"/>
                <w:shd w:val="clear" w:color="auto" w:fill="DEEAF1"/>
                <w:tcMar>
                  <w:top w:w="80" w:type="dxa"/>
                  <w:left w:w="120" w:type="dxa"/>
                  <w:bottom w:w="80" w:type="dxa"/>
                  <w:right w:w="120" w:type="dxa"/>
                </w:tcMar>
              </w:tcPr>
            </w:tcPrChange>
          </w:tcPr>
          <w:p w14:paraId="5ED5650C" w14:textId="6E4F66B8" w:rsidR="00CA7DD2" w:rsidRPr="00782535" w:rsidRDefault="00CA7DD2" w:rsidP="00067061">
            <w:pPr>
              <w:spacing w:line="276" w:lineRule="auto"/>
              <w:rPr>
                <w:sz w:val="22"/>
                <w:szCs w:val="22"/>
              </w:rPr>
            </w:pPr>
            <w:r>
              <w:rPr>
                <w:sz w:val="22"/>
                <w:szCs w:val="22"/>
              </w:rPr>
              <w:t xml:space="preserve">Aprian </w:t>
            </w:r>
            <w:r>
              <w:rPr>
                <w:i/>
                <w:sz w:val="22"/>
                <w:szCs w:val="22"/>
              </w:rPr>
              <w:t>et al.</w:t>
            </w:r>
            <w:r>
              <w:rPr>
                <w:sz w:val="22"/>
                <w:szCs w:val="22"/>
              </w:rPr>
              <w:t xml:space="preserve"> (2023)</w:t>
            </w:r>
          </w:p>
        </w:tc>
        <w:tc>
          <w:tcPr>
            <w:tcW w:w="2059" w:type="dxa"/>
            <w:tcBorders>
              <w:left w:val="single" w:sz="2" w:space="0" w:color="AAAAAA"/>
              <w:right w:val="single" w:sz="2" w:space="0" w:color="AAAAAA"/>
            </w:tcBorders>
            <w:shd w:val="clear" w:color="auto" w:fill="DEEAF1"/>
            <w:tcMar>
              <w:top w:w="80" w:type="dxa"/>
              <w:left w:w="120" w:type="dxa"/>
              <w:bottom w:w="80" w:type="dxa"/>
              <w:right w:w="120" w:type="dxa"/>
            </w:tcMar>
            <w:tcPrChange w:id="276" w:author="Ridwan S" w:date="2026-10-02T14:40:00Z">
              <w:tcPr>
                <w:tcW w:w="2059" w:type="dxa"/>
                <w:shd w:val="clear" w:color="auto" w:fill="DEEAF1"/>
                <w:tcMar>
                  <w:top w:w="80" w:type="dxa"/>
                  <w:left w:w="120" w:type="dxa"/>
                  <w:bottom w:w="80" w:type="dxa"/>
                  <w:right w:w="120" w:type="dxa"/>
                </w:tcMar>
              </w:tcPr>
            </w:tcPrChange>
          </w:tcPr>
          <w:p w14:paraId="3B92656F" w14:textId="2D70ACED" w:rsidR="00CA7DD2" w:rsidRPr="00782535" w:rsidRDefault="00CA7DD2" w:rsidP="00067061">
            <w:pPr>
              <w:spacing w:line="276" w:lineRule="auto"/>
              <w:rPr>
                <w:sz w:val="22"/>
                <w:szCs w:val="22"/>
              </w:rPr>
            </w:pPr>
            <w:r>
              <w:rPr>
                <w:i/>
                <w:iCs/>
                <w:sz w:val="22"/>
                <w:szCs w:val="22"/>
              </w:rPr>
              <w:t>Re-thinking Indonesian marine fisheries quota-based policy</w:t>
            </w:r>
            <w:r>
              <w:rPr>
                <w:sz w:val="22"/>
                <w:szCs w:val="22"/>
              </w:rPr>
              <w:t xml:space="preserve">: </w:t>
            </w:r>
            <w:r>
              <w:rPr>
                <w:i/>
                <w:sz w:val="22"/>
                <w:szCs w:val="22"/>
              </w:rPr>
              <w:t>stakeholder</w:t>
            </w:r>
            <w:r>
              <w:rPr>
                <w:sz w:val="22"/>
                <w:szCs w:val="22"/>
              </w:rPr>
              <w:t xml:space="preserve"> </w:t>
            </w:r>
            <w:r>
              <w:rPr>
                <w:i/>
                <w:iCs/>
                <w:sz w:val="22"/>
                <w:szCs w:val="22"/>
              </w:rPr>
              <w:t>perception di WPP 718</w:t>
            </w:r>
          </w:p>
        </w:tc>
        <w:tc>
          <w:tcPr>
            <w:tcW w:w="1390" w:type="dxa"/>
            <w:tcBorders>
              <w:left w:val="single" w:sz="2" w:space="0" w:color="AAAAAA"/>
              <w:right w:val="single" w:sz="2" w:space="0" w:color="AAAAAA"/>
            </w:tcBorders>
            <w:shd w:val="clear" w:color="auto" w:fill="DEEAF1"/>
            <w:tcMar>
              <w:top w:w="80" w:type="dxa"/>
              <w:left w:w="120" w:type="dxa"/>
              <w:bottom w:w="80" w:type="dxa"/>
              <w:right w:w="120" w:type="dxa"/>
            </w:tcMar>
            <w:tcPrChange w:id="277" w:author="Ridwan S" w:date="2026-10-02T14:40:00Z">
              <w:tcPr>
                <w:tcW w:w="1390" w:type="dxa"/>
                <w:shd w:val="clear" w:color="auto" w:fill="DEEAF1"/>
                <w:tcMar>
                  <w:top w:w="80" w:type="dxa"/>
                  <w:left w:w="120" w:type="dxa"/>
                  <w:bottom w:w="80" w:type="dxa"/>
                  <w:right w:w="120" w:type="dxa"/>
                </w:tcMar>
              </w:tcPr>
            </w:tcPrChange>
          </w:tcPr>
          <w:p w14:paraId="7A4A38A0" w14:textId="77777777" w:rsidR="00CA7DD2" w:rsidRPr="00782535" w:rsidRDefault="00CA7DD2" w:rsidP="00067061">
            <w:pPr>
              <w:spacing w:line="276" w:lineRule="auto"/>
              <w:rPr>
                <w:sz w:val="22"/>
                <w:szCs w:val="22"/>
              </w:rPr>
            </w:pPr>
            <w:r>
              <w:rPr>
                <w:sz w:val="22"/>
                <w:szCs w:val="22"/>
              </w:rPr>
              <w:t>Kualitatif; fuzzy cognitive mapping; wawancara mendalam</w:t>
            </w:r>
          </w:p>
        </w:tc>
        <w:tc>
          <w:tcPr>
            <w:tcW w:w="1988" w:type="dxa"/>
            <w:tcBorders>
              <w:left w:val="single" w:sz="2" w:space="0" w:color="AAAAAA"/>
              <w:right w:val="single" w:sz="2" w:space="0" w:color="AAAAAA"/>
            </w:tcBorders>
            <w:shd w:val="clear" w:color="auto" w:fill="DEEAF1"/>
            <w:tcMar>
              <w:top w:w="80" w:type="dxa"/>
              <w:left w:w="120" w:type="dxa"/>
              <w:bottom w:w="80" w:type="dxa"/>
              <w:right w:w="120" w:type="dxa"/>
            </w:tcMar>
            <w:tcPrChange w:id="278" w:author="Ridwan S" w:date="2026-10-02T14:40:00Z">
              <w:tcPr>
                <w:tcW w:w="1988" w:type="dxa"/>
                <w:shd w:val="clear" w:color="auto" w:fill="DEEAF1"/>
                <w:tcMar>
                  <w:top w:w="80" w:type="dxa"/>
                  <w:left w:w="120" w:type="dxa"/>
                  <w:bottom w:w="80" w:type="dxa"/>
                  <w:right w:w="120" w:type="dxa"/>
                </w:tcMar>
              </w:tcPr>
            </w:tcPrChange>
          </w:tcPr>
          <w:p w14:paraId="0C6B4225" w14:textId="57463D6A" w:rsidR="00CA7DD2" w:rsidRPr="00782535" w:rsidRDefault="00CA7DD2" w:rsidP="00067061">
            <w:pPr>
              <w:spacing w:line="276" w:lineRule="auto"/>
              <w:rPr>
                <w:sz w:val="22"/>
                <w:szCs w:val="22"/>
              </w:rPr>
            </w:pPr>
            <w:r>
              <w:rPr>
                <w:sz w:val="22"/>
                <w:szCs w:val="22"/>
              </w:rPr>
              <w:t xml:space="preserve">Kebijakan PIT dinilai negatif oleh sebagian besar </w:t>
            </w:r>
            <w:r>
              <w:rPr>
                <w:i/>
                <w:sz w:val="22"/>
                <w:szCs w:val="22"/>
              </w:rPr>
              <w:t>stakeholder</w:t>
            </w:r>
            <w:r>
              <w:rPr>
                <w:sz w:val="22"/>
                <w:szCs w:val="22"/>
              </w:rPr>
              <w:t xml:space="preserve"> perikanan skala kecil; perbedaan persepsi antar kelompok menjadi hambatan utama</w:t>
            </w:r>
          </w:p>
        </w:tc>
        <w:tc>
          <w:tcPr>
            <w:tcW w:w="1577" w:type="dxa"/>
            <w:tcBorders>
              <w:left w:val="single" w:sz="2" w:space="0" w:color="AAAAAA"/>
              <w:right w:val="single" w:sz="2" w:space="0" w:color="AAAAAA"/>
            </w:tcBorders>
            <w:shd w:val="clear" w:color="auto" w:fill="DEEAF1"/>
            <w:tcMar>
              <w:top w:w="80" w:type="dxa"/>
              <w:left w:w="120" w:type="dxa"/>
              <w:bottom w:w="80" w:type="dxa"/>
              <w:right w:w="120" w:type="dxa"/>
            </w:tcMar>
            <w:tcPrChange w:id="279" w:author="Ridwan S" w:date="2026-10-02T14:40:00Z">
              <w:tcPr>
                <w:tcW w:w="1577" w:type="dxa"/>
                <w:shd w:val="clear" w:color="auto" w:fill="DEEAF1"/>
                <w:tcMar>
                  <w:top w:w="80" w:type="dxa"/>
                  <w:left w:w="120" w:type="dxa"/>
                  <w:bottom w:w="80" w:type="dxa"/>
                  <w:right w:w="120" w:type="dxa"/>
                </w:tcMar>
              </w:tcPr>
            </w:tcPrChange>
          </w:tcPr>
          <w:p w14:paraId="09D54E33" w14:textId="1DC68BD1" w:rsidR="00CA7DD2" w:rsidRPr="00782535" w:rsidRDefault="00CA7DD2" w:rsidP="00067061">
            <w:pPr>
              <w:spacing w:line="276" w:lineRule="auto"/>
              <w:rPr>
                <w:sz w:val="22"/>
                <w:szCs w:val="22"/>
              </w:rPr>
            </w:pPr>
            <w:r>
              <w:rPr>
                <w:sz w:val="22"/>
                <w:szCs w:val="22"/>
              </w:rPr>
              <w:t xml:space="preserve">Metode analisis persepsi </w:t>
            </w:r>
            <w:r>
              <w:rPr>
                <w:i/>
                <w:sz w:val="22"/>
                <w:szCs w:val="22"/>
              </w:rPr>
              <w:t>stakeholder</w:t>
            </w:r>
            <w:r>
              <w:rPr>
                <w:sz w:val="22"/>
                <w:szCs w:val="22"/>
              </w:rPr>
              <w:t xml:space="preserve"> perikanan di Indonesia yang diadaptasi dalam penelitian ini</w:t>
            </w:r>
          </w:p>
        </w:tc>
      </w:tr>
      <w:tr w:rsidR="00782535" w:rsidRPr="00782535" w14:paraId="4AEBC6CD" w14:textId="77777777" w:rsidTr="00E96FCD">
        <w:tc>
          <w:tcPr>
            <w:tcW w:w="594" w:type="dxa"/>
            <w:tcBorders>
              <w:left w:val="single" w:sz="2" w:space="0" w:color="AAAAAA"/>
              <w:right w:val="single" w:sz="2" w:space="0" w:color="AAAAAA"/>
            </w:tcBorders>
            <w:shd w:val="clear" w:color="auto" w:fill="FFFFFF"/>
            <w:tcMar>
              <w:top w:w="80" w:type="dxa"/>
              <w:left w:w="120" w:type="dxa"/>
              <w:bottom w:w="80" w:type="dxa"/>
              <w:right w:w="120" w:type="dxa"/>
            </w:tcMar>
            <w:tcPrChange w:id="280" w:author="Ridwan S" w:date="2026-10-02T14:40:00Z">
              <w:tcPr>
                <w:tcW w:w="594" w:type="dxa"/>
                <w:shd w:val="clear" w:color="auto" w:fill="FFFFFF"/>
                <w:tcMar>
                  <w:top w:w="80" w:type="dxa"/>
                  <w:left w:w="120" w:type="dxa"/>
                  <w:bottom w:w="80" w:type="dxa"/>
                  <w:right w:w="120" w:type="dxa"/>
                </w:tcMar>
              </w:tcPr>
            </w:tcPrChange>
          </w:tcPr>
          <w:p w14:paraId="5DB63555" w14:textId="77777777" w:rsidR="00CA7DD2" w:rsidRPr="00782535" w:rsidRDefault="00CA7DD2" w:rsidP="00067061">
            <w:pPr>
              <w:spacing w:line="276" w:lineRule="auto"/>
              <w:jc w:val="both"/>
              <w:rPr>
                <w:sz w:val="22"/>
                <w:szCs w:val="22"/>
              </w:rPr>
            </w:pPr>
            <w:r>
              <w:rPr>
                <w:sz w:val="22"/>
                <w:szCs w:val="22"/>
              </w:rPr>
              <w:t>2</w:t>
            </w:r>
          </w:p>
        </w:tc>
        <w:tc>
          <w:tcPr>
            <w:tcW w:w="1452" w:type="dxa"/>
            <w:tcBorders>
              <w:left w:val="single" w:sz="2" w:space="0" w:color="AAAAAA"/>
              <w:right w:val="single" w:sz="2" w:space="0" w:color="AAAAAA"/>
            </w:tcBorders>
            <w:shd w:val="clear" w:color="auto" w:fill="FFFFFF"/>
            <w:tcMar>
              <w:top w:w="80" w:type="dxa"/>
              <w:left w:w="120" w:type="dxa"/>
              <w:bottom w:w="80" w:type="dxa"/>
              <w:right w:w="120" w:type="dxa"/>
            </w:tcMar>
            <w:tcPrChange w:id="281" w:author="Ridwan S" w:date="2026-10-02T14:40:00Z">
              <w:tcPr>
                <w:tcW w:w="1452" w:type="dxa"/>
                <w:shd w:val="clear" w:color="auto" w:fill="FFFFFF"/>
                <w:tcMar>
                  <w:top w:w="80" w:type="dxa"/>
                  <w:left w:w="120" w:type="dxa"/>
                  <w:bottom w:w="80" w:type="dxa"/>
                  <w:right w:w="120" w:type="dxa"/>
                </w:tcMar>
              </w:tcPr>
            </w:tcPrChange>
          </w:tcPr>
          <w:p w14:paraId="3228E9C7" w14:textId="52884396" w:rsidR="00CA7DD2" w:rsidRPr="00782535" w:rsidRDefault="00CA7DD2" w:rsidP="00067061">
            <w:pPr>
              <w:spacing w:line="276" w:lineRule="auto"/>
              <w:rPr>
                <w:sz w:val="22"/>
                <w:szCs w:val="22"/>
              </w:rPr>
            </w:pPr>
            <w:r>
              <w:rPr>
                <w:sz w:val="22"/>
                <w:szCs w:val="22"/>
              </w:rPr>
              <w:t xml:space="preserve">Kismartini </w:t>
            </w:r>
            <w:r>
              <w:rPr>
                <w:i/>
                <w:sz w:val="22"/>
                <w:szCs w:val="22"/>
              </w:rPr>
              <w:t>et al.</w:t>
            </w:r>
            <w:r>
              <w:rPr>
                <w:sz w:val="22"/>
                <w:szCs w:val="22"/>
              </w:rPr>
              <w:t xml:space="preserve"> (2023)</w:t>
            </w:r>
          </w:p>
        </w:tc>
        <w:tc>
          <w:tcPr>
            <w:tcW w:w="2059" w:type="dxa"/>
            <w:tcBorders>
              <w:left w:val="single" w:sz="2" w:space="0" w:color="AAAAAA"/>
              <w:right w:val="single" w:sz="2" w:space="0" w:color="AAAAAA"/>
            </w:tcBorders>
            <w:shd w:val="clear" w:color="auto" w:fill="FFFFFF"/>
            <w:tcMar>
              <w:top w:w="80" w:type="dxa"/>
              <w:left w:w="120" w:type="dxa"/>
              <w:bottom w:w="80" w:type="dxa"/>
              <w:right w:w="120" w:type="dxa"/>
            </w:tcMar>
            <w:tcPrChange w:id="282" w:author="Ridwan S" w:date="2026-10-02T14:40:00Z">
              <w:tcPr>
                <w:tcW w:w="2059" w:type="dxa"/>
                <w:shd w:val="clear" w:color="auto" w:fill="FFFFFF"/>
                <w:tcMar>
                  <w:top w:w="80" w:type="dxa"/>
                  <w:left w:w="120" w:type="dxa"/>
                  <w:bottom w:w="80" w:type="dxa"/>
                  <w:right w:w="120" w:type="dxa"/>
                </w:tcMar>
              </w:tcPr>
            </w:tcPrChange>
          </w:tcPr>
          <w:p w14:paraId="669D4059" w14:textId="77777777" w:rsidR="00CA7DD2" w:rsidRPr="00782535" w:rsidRDefault="00CA7DD2" w:rsidP="00067061">
            <w:pPr>
              <w:spacing w:line="276" w:lineRule="auto"/>
              <w:rPr>
                <w:sz w:val="22"/>
                <w:szCs w:val="22"/>
              </w:rPr>
            </w:pPr>
            <w:r>
              <w:rPr>
                <w:i/>
                <w:iCs/>
                <w:sz w:val="22"/>
                <w:szCs w:val="22"/>
              </w:rPr>
              <w:t>Stakeholder analysis for sustainable development of Maritime Village</w:t>
            </w:r>
            <w:r>
              <w:rPr>
                <w:sz w:val="22"/>
                <w:szCs w:val="22"/>
              </w:rPr>
              <w:t>, Semarang, Indonesia</w:t>
            </w:r>
          </w:p>
        </w:tc>
        <w:tc>
          <w:tcPr>
            <w:tcW w:w="1390" w:type="dxa"/>
            <w:tcBorders>
              <w:left w:val="single" w:sz="2" w:space="0" w:color="AAAAAA"/>
              <w:right w:val="single" w:sz="2" w:space="0" w:color="AAAAAA"/>
            </w:tcBorders>
            <w:shd w:val="clear" w:color="auto" w:fill="FFFFFF"/>
            <w:tcMar>
              <w:top w:w="80" w:type="dxa"/>
              <w:left w:w="120" w:type="dxa"/>
              <w:bottom w:w="80" w:type="dxa"/>
              <w:right w:w="120" w:type="dxa"/>
            </w:tcMar>
            <w:tcPrChange w:id="283" w:author="Ridwan S" w:date="2026-10-02T14:40:00Z">
              <w:tcPr>
                <w:tcW w:w="1390" w:type="dxa"/>
                <w:shd w:val="clear" w:color="auto" w:fill="FFFFFF"/>
                <w:tcMar>
                  <w:top w:w="80" w:type="dxa"/>
                  <w:left w:w="120" w:type="dxa"/>
                  <w:bottom w:w="80" w:type="dxa"/>
                  <w:right w:w="120" w:type="dxa"/>
                </w:tcMar>
              </w:tcPr>
            </w:tcPrChange>
          </w:tcPr>
          <w:p w14:paraId="39BA73FE" w14:textId="77777777" w:rsidR="00CA7DD2" w:rsidRPr="00782535" w:rsidRDefault="00CA7DD2" w:rsidP="00067061">
            <w:pPr>
              <w:spacing w:line="276" w:lineRule="auto"/>
              <w:rPr>
                <w:sz w:val="22"/>
                <w:szCs w:val="22"/>
              </w:rPr>
            </w:pPr>
            <w:r>
              <w:rPr>
                <w:sz w:val="22"/>
                <w:szCs w:val="22"/>
              </w:rPr>
              <w:t>Wawancara mendalam + FGD + analisis taksonomi</w:t>
            </w:r>
          </w:p>
        </w:tc>
        <w:tc>
          <w:tcPr>
            <w:tcW w:w="1988" w:type="dxa"/>
            <w:tcBorders>
              <w:left w:val="single" w:sz="2" w:space="0" w:color="AAAAAA"/>
              <w:right w:val="single" w:sz="2" w:space="0" w:color="AAAAAA"/>
            </w:tcBorders>
            <w:shd w:val="clear" w:color="auto" w:fill="FFFFFF"/>
            <w:tcMar>
              <w:top w:w="80" w:type="dxa"/>
              <w:left w:w="120" w:type="dxa"/>
              <w:bottom w:w="80" w:type="dxa"/>
              <w:right w:w="120" w:type="dxa"/>
            </w:tcMar>
            <w:tcPrChange w:id="284" w:author="Ridwan S" w:date="2026-10-02T14:40:00Z">
              <w:tcPr>
                <w:tcW w:w="1988" w:type="dxa"/>
                <w:shd w:val="clear" w:color="auto" w:fill="FFFFFF"/>
                <w:tcMar>
                  <w:top w:w="80" w:type="dxa"/>
                  <w:left w:w="120" w:type="dxa"/>
                  <w:bottom w:w="80" w:type="dxa"/>
                  <w:right w:w="120" w:type="dxa"/>
                </w:tcMar>
              </w:tcPr>
            </w:tcPrChange>
          </w:tcPr>
          <w:p w14:paraId="4100B310" w14:textId="2D883306" w:rsidR="00CA7DD2" w:rsidRPr="00782535" w:rsidRDefault="00CA7DD2" w:rsidP="00067061">
            <w:pPr>
              <w:spacing w:line="276" w:lineRule="auto"/>
              <w:rPr>
                <w:sz w:val="22"/>
                <w:szCs w:val="22"/>
              </w:rPr>
            </w:pPr>
            <w:r>
              <w:rPr>
                <w:sz w:val="22"/>
                <w:szCs w:val="22"/>
              </w:rPr>
              <w:t xml:space="preserve">Berhasil mengklasifikasikan </w:t>
            </w:r>
            <w:r>
              <w:rPr>
                <w:i/>
                <w:sz w:val="22"/>
                <w:szCs w:val="22"/>
              </w:rPr>
              <w:t>stakeholder</w:t>
            </w:r>
            <w:r>
              <w:rPr>
                <w:sz w:val="22"/>
                <w:szCs w:val="22"/>
              </w:rPr>
              <w:t xml:space="preserve"> ke dalam matriks kepentingan-pengaruh; instansi pemerintah kota menjadi players dominan</w:t>
            </w:r>
          </w:p>
        </w:tc>
        <w:tc>
          <w:tcPr>
            <w:tcW w:w="1577" w:type="dxa"/>
            <w:tcBorders>
              <w:left w:val="single" w:sz="2" w:space="0" w:color="AAAAAA"/>
              <w:right w:val="single" w:sz="2" w:space="0" w:color="AAAAAA"/>
            </w:tcBorders>
            <w:shd w:val="clear" w:color="auto" w:fill="FFFFFF"/>
            <w:tcMar>
              <w:top w:w="80" w:type="dxa"/>
              <w:left w:w="120" w:type="dxa"/>
              <w:bottom w:w="80" w:type="dxa"/>
              <w:right w:w="120" w:type="dxa"/>
            </w:tcMar>
            <w:tcPrChange w:id="285" w:author="Ridwan S" w:date="2026-10-02T14:40:00Z">
              <w:tcPr>
                <w:tcW w:w="1577" w:type="dxa"/>
                <w:shd w:val="clear" w:color="auto" w:fill="FFFFFF"/>
                <w:tcMar>
                  <w:top w:w="80" w:type="dxa"/>
                  <w:left w:w="120" w:type="dxa"/>
                  <w:bottom w:w="80" w:type="dxa"/>
                  <w:right w:w="120" w:type="dxa"/>
                </w:tcMar>
              </w:tcPr>
            </w:tcPrChange>
          </w:tcPr>
          <w:p w14:paraId="52E233D8" w14:textId="4FF04CDB" w:rsidR="00CA7DD2" w:rsidRPr="00782535" w:rsidRDefault="00CA7DD2" w:rsidP="00067061">
            <w:pPr>
              <w:spacing w:line="276" w:lineRule="auto"/>
              <w:rPr>
                <w:sz w:val="22"/>
                <w:szCs w:val="22"/>
              </w:rPr>
            </w:pPr>
            <w:r>
              <w:rPr>
                <w:sz w:val="22"/>
                <w:szCs w:val="22"/>
              </w:rPr>
              <w:t xml:space="preserve">Kerangka analisis matriks </w:t>
            </w:r>
            <w:r>
              <w:rPr>
                <w:i/>
                <w:sz w:val="22"/>
                <w:szCs w:val="22"/>
              </w:rPr>
              <w:t>stakeholder</w:t>
            </w:r>
            <w:r>
              <w:rPr>
                <w:sz w:val="22"/>
                <w:szCs w:val="22"/>
              </w:rPr>
              <w:t xml:space="preserve"> diadaptasi untuk konteks Kota Cilegon</w:t>
            </w:r>
          </w:p>
        </w:tc>
      </w:tr>
    </w:tbl>
    <w:p w14:paraId="52367E70" w14:textId="53ABB61D" w:rsidR="00CA7DD2" w:rsidRPr="00782535" w:rsidDel="00E96FCD" w:rsidRDefault="00CA7DD2" w:rsidP="00CA7DD2">
      <w:pPr>
        <w:rPr>
          <w:del w:id="286" w:author="Ridwan S" w:date="2026-10-02T14:39:00Z"/>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452"/>
        <w:gridCol w:w="2059"/>
        <w:gridCol w:w="1390"/>
        <w:gridCol w:w="1988"/>
        <w:gridCol w:w="1577"/>
      </w:tblGrid>
      <w:tr w:rsidR="00782535" w:rsidRPr="00782535" w14:paraId="0D7980E5" w14:textId="77777777" w:rsidTr="00EA6944">
        <w:tc>
          <w:tcPr>
            <w:tcW w:w="59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9D71F9" w14:textId="77777777" w:rsidR="00CA7DD2" w:rsidRPr="00782535" w:rsidRDefault="00CA7DD2" w:rsidP="00067061">
            <w:pPr>
              <w:spacing w:line="276" w:lineRule="auto"/>
              <w:jc w:val="both"/>
              <w:rPr>
                <w:sz w:val="22"/>
                <w:szCs w:val="22"/>
              </w:rPr>
            </w:pPr>
            <w:r>
              <w:rPr>
                <w:sz w:val="22"/>
                <w:szCs w:val="22"/>
              </w:rPr>
              <w:t>3</w:t>
            </w:r>
          </w:p>
        </w:tc>
        <w:tc>
          <w:tcPr>
            <w:tcW w:w="1452"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2A046C" w14:textId="1AC9174F" w:rsidR="00CA7DD2" w:rsidRPr="00782535" w:rsidRDefault="00CA7DD2" w:rsidP="00067061">
            <w:pPr>
              <w:spacing w:line="276" w:lineRule="auto"/>
              <w:rPr>
                <w:sz w:val="22"/>
                <w:szCs w:val="22"/>
              </w:rPr>
            </w:pPr>
            <w:r>
              <w:rPr>
                <w:sz w:val="22"/>
                <w:szCs w:val="22"/>
              </w:rPr>
              <w:t xml:space="preserve">Zulbainarni </w:t>
            </w:r>
            <w:r>
              <w:rPr>
                <w:i/>
                <w:sz w:val="22"/>
                <w:szCs w:val="22"/>
              </w:rPr>
              <w:t>et al.</w:t>
            </w:r>
            <w:r>
              <w:rPr>
                <w:sz w:val="22"/>
                <w:szCs w:val="22"/>
              </w:rPr>
              <w:t xml:space="preserve"> (2020)</w:t>
            </w:r>
          </w:p>
        </w:tc>
        <w:tc>
          <w:tcPr>
            <w:tcW w:w="205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F86818" w14:textId="22CE5ADE" w:rsidR="00CA7DD2" w:rsidRPr="00DB1254" w:rsidRDefault="00CA7DD2" w:rsidP="00067061">
            <w:pPr>
              <w:spacing w:line="276" w:lineRule="auto"/>
              <w:rPr>
                <w:i/>
                <w:iCs/>
                <w:sz w:val="22"/>
                <w:szCs w:val="22"/>
              </w:rPr>
            </w:pPr>
            <w:r>
              <w:rPr>
                <w:i/>
                <w:iCs/>
                <w:sz w:val="22"/>
                <w:szCs w:val="22"/>
              </w:rPr>
              <w:t>Does Indonesia's fisheries governance ready to achieve SDG's 14? Multi-stakeholder in fisheries policy</w:t>
            </w:r>
          </w:p>
        </w:tc>
        <w:tc>
          <w:tcPr>
            <w:tcW w:w="139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BE37C9" w14:textId="77777777" w:rsidR="00CA7DD2" w:rsidRPr="00782535" w:rsidRDefault="00CA7DD2" w:rsidP="00067061">
            <w:pPr>
              <w:spacing w:line="276" w:lineRule="auto"/>
              <w:rPr>
                <w:sz w:val="22"/>
                <w:szCs w:val="22"/>
              </w:rPr>
            </w:pPr>
            <w:r>
              <w:rPr>
                <w:sz w:val="22"/>
                <w:szCs w:val="22"/>
              </w:rPr>
              <w:t>Desk study + FGD + wawancara mendalam</w:t>
            </w:r>
          </w:p>
        </w:tc>
        <w:tc>
          <w:tcPr>
            <w:tcW w:w="1988"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6EF667" w14:textId="1FD7A1A1" w:rsidR="00CA7DD2" w:rsidRPr="00782535" w:rsidRDefault="00CA7DD2" w:rsidP="00067061">
            <w:pPr>
              <w:spacing w:line="276" w:lineRule="auto"/>
              <w:rPr>
                <w:sz w:val="22"/>
                <w:szCs w:val="22"/>
              </w:rPr>
            </w:pPr>
            <w:r>
              <w:rPr>
                <w:sz w:val="22"/>
                <w:szCs w:val="22"/>
              </w:rPr>
              <w:t>Kesiapan multi-</w:t>
            </w:r>
            <w:r>
              <w:rPr>
                <w:i/>
                <w:sz w:val="22"/>
                <w:szCs w:val="22"/>
              </w:rPr>
              <w:t>stakeholder</w:t>
            </w:r>
            <w:r>
              <w:rPr>
                <w:sz w:val="22"/>
                <w:szCs w:val="22"/>
              </w:rPr>
              <w:t xml:space="preserve"> Indonesia dalam pengelolaan perikanan berkelanjutan masih rendah, terutama dari kalangan pelaku usaha</w:t>
            </w:r>
          </w:p>
        </w:tc>
        <w:tc>
          <w:tcPr>
            <w:tcW w:w="157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EFCC32" w14:textId="3F9BEA93" w:rsidR="00CA7DD2" w:rsidRPr="00782535" w:rsidRDefault="00CA7DD2" w:rsidP="00067061">
            <w:pPr>
              <w:spacing w:line="276" w:lineRule="auto"/>
              <w:rPr>
                <w:sz w:val="22"/>
                <w:szCs w:val="22"/>
              </w:rPr>
            </w:pPr>
            <w:r>
              <w:rPr>
                <w:sz w:val="22"/>
                <w:szCs w:val="22"/>
              </w:rPr>
              <w:t>Memberikan konteks kesiapan tata kelola multi-</w:t>
            </w:r>
            <w:r>
              <w:rPr>
                <w:i/>
                <w:sz w:val="22"/>
                <w:szCs w:val="22"/>
              </w:rPr>
              <w:t>stakeholder</w:t>
            </w:r>
            <w:r>
              <w:rPr>
                <w:sz w:val="22"/>
                <w:szCs w:val="22"/>
              </w:rPr>
              <w:t xml:space="preserve"> secara nasional</w:t>
            </w:r>
          </w:p>
        </w:tc>
      </w:tr>
      <w:tr w:rsidR="00782535" w:rsidRPr="00782535" w14:paraId="07BB2F44" w14:textId="77777777" w:rsidTr="00EA6944">
        <w:tc>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285CB" w14:textId="77777777" w:rsidR="00CA7DD2" w:rsidRPr="00782535" w:rsidRDefault="00CA7DD2" w:rsidP="00067061">
            <w:pPr>
              <w:spacing w:line="276" w:lineRule="auto"/>
              <w:jc w:val="both"/>
              <w:rPr>
                <w:sz w:val="22"/>
                <w:szCs w:val="22"/>
              </w:rPr>
            </w:pPr>
            <w:r>
              <w:rPr>
                <w:sz w:val="22"/>
                <w:szCs w:val="22"/>
              </w:rPr>
              <w:t>4</w:t>
            </w:r>
          </w:p>
        </w:tc>
        <w:tc>
          <w:tcPr>
            <w:tcW w:w="14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383DA" w14:textId="4148DF23" w:rsidR="00CA7DD2" w:rsidRPr="00782535" w:rsidRDefault="00CA7DD2" w:rsidP="00067061">
            <w:pPr>
              <w:spacing w:line="276" w:lineRule="auto"/>
              <w:rPr>
                <w:sz w:val="22"/>
                <w:szCs w:val="22"/>
              </w:rPr>
            </w:pPr>
            <w:r>
              <w:rPr>
                <w:sz w:val="22"/>
                <w:szCs w:val="22"/>
              </w:rPr>
              <w:t xml:space="preserve">Hapsari </w:t>
            </w:r>
            <w:r>
              <w:rPr>
                <w:i/>
                <w:sz w:val="22"/>
                <w:szCs w:val="22"/>
              </w:rPr>
              <w:t>et al.</w:t>
            </w:r>
            <w:r>
              <w:rPr>
                <w:sz w:val="22"/>
                <w:szCs w:val="22"/>
              </w:rPr>
              <w:t xml:space="preserve"> (2024)</w:t>
            </w:r>
          </w:p>
        </w:tc>
        <w:tc>
          <w:tcPr>
            <w:tcW w:w="20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62A7E" w14:textId="48F84050" w:rsidR="00CA7DD2" w:rsidRPr="00782535" w:rsidRDefault="00CA7DD2" w:rsidP="00067061">
            <w:pPr>
              <w:spacing w:line="276" w:lineRule="auto"/>
              <w:rPr>
                <w:sz w:val="22"/>
                <w:szCs w:val="22"/>
              </w:rPr>
            </w:pPr>
            <w:r>
              <w:rPr>
                <w:i/>
                <w:iCs/>
                <w:sz w:val="22"/>
                <w:szCs w:val="22"/>
              </w:rPr>
              <w:t>Toward Sustainable Fisheries Food Systems in Indonesia (Workshop multi-</w:t>
            </w:r>
            <w:r>
              <w:rPr>
                <w:i/>
                <w:sz w:val="22"/>
                <w:szCs w:val="22"/>
              </w:rPr>
              <w:t>stakeholder</w:t>
            </w:r>
            <w:r>
              <w:rPr>
                <w:sz w:val="22"/>
                <w:szCs w:val="22"/>
              </w:rPr>
              <w:t xml:space="preserve"> BAPPENAS-FOLU)</w:t>
            </w:r>
          </w:p>
        </w:tc>
        <w:tc>
          <w:tcPr>
            <w:tcW w:w="13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91DFC" w14:textId="76E3D969" w:rsidR="00CA7DD2" w:rsidRPr="00782535" w:rsidRDefault="00CA7DD2" w:rsidP="00067061">
            <w:pPr>
              <w:spacing w:line="276" w:lineRule="auto"/>
              <w:rPr>
                <w:sz w:val="22"/>
                <w:szCs w:val="22"/>
              </w:rPr>
            </w:pPr>
            <w:r>
              <w:rPr>
                <w:sz w:val="22"/>
                <w:szCs w:val="22"/>
              </w:rPr>
              <w:t>Workshop multi-</w:t>
            </w:r>
            <w:r>
              <w:rPr>
                <w:i/>
                <w:sz w:val="22"/>
                <w:szCs w:val="22"/>
              </w:rPr>
              <w:t>stakeholder</w:t>
            </w:r>
            <w:r>
              <w:rPr>
                <w:sz w:val="22"/>
                <w:szCs w:val="22"/>
              </w:rPr>
              <w:t>; rich pictures; theory of change</w:t>
            </w:r>
          </w:p>
        </w:tc>
        <w:tc>
          <w:tcPr>
            <w:tcW w:w="198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009D7" w14:textId="109C9C90" w:rsidR="00CA7DD2" w:rsidRPr="00782535" w:rsidRDefault="00CA7DD2" w:rsidP="00067061">
            <w:pPr>
              <w:spacing w:line="276" w:lineRule="auto"/>
              <w:rPr>
                <w:sz w:val="22"/>
                <w:szCs w:val="22"/>
              </w:rPr>
            </w:pPr>
            <w:r>
              <w:rPr>
                <w:sz w:val="22"/>
                <w:szCs w:val="22"/>
              </w:rPr>
              <w:t xml:space="preserve">Ketidakseimbangan perspektif </w:t>
            </w:r>
            <w:r>
              <w:rPr>
                <w:i/>
                <w:sz w:val="22"/>
                <w:szCs w:val="22"/>
              </w:rPr>
              <w:t>stakeholder</w:t>
            </w:r>
            <w:r>
              <w:rPr>
                <w:sz w:val="22"/>
                <w:szCs w:val="22"/>
              </w:rPr>
              <w:t xml:space="preserve"> memengaruhi hasil workshop; kolaborasi multi-</w:t>
            </w:r>
            <w:r>
              <w:rPr>
                <w:i/>
                <w:sz w:val="22"/>
                <w:szCs w:val="22"/>
              </w:rPr>
              <w:t>stakeholder</w:t>
            </w:r>
            <w:r>
              <w:rPr>
                <w:sz w:val="22"/>
                <w:szCs w:val="22"/>
              </w:rPr>
              <w:t xml:space="preserve"> esensial untuk transformasi sistem pangan perikanan</w:t>
            </w:r>
          </w:p>
        </w:tc>
        <w:tc>
          <w:tcPr>
            <w:tcW w:w="15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646E8" w14:textId="1EE8F46A" w:rsidR="00CA7DD2" w:rsidRPr="00782535" w:rsidRDefault="00CA7DD2" w:rsidP="00067061">
            <w:pPr>
              <w:spacing w:line="276" w:lineRule="auto"/>
              <w:rPr>
                <w:sz w:val="22"/>
                <w:szCs w:val="22"/>
              </w:rPr>
            </w:pPr>
            <w:r>
              <w:rPr>
                <w:sz w:val="22"/>
                <w:szCs w:val="22"/>
              </w:rPr>
              <w:t>Validasi pendekatan multi-</w:t>
            </w:r>
            <w:r>
              <w:rPr>
                <w:i/>
                <w:sz w:val="22"/>
                <w:szCs w:val="22"/>
              </w:rPr>
              <w:t>stakeholder</w:t>
            </w:r>
            <w:r>
              <w:rPr>
                <w:sz w:val="22"/>
                <w:szCs w:val="22"/>
              </w:rPr>
              <w:t xml:space="preserve"> dalam reformasi sistem perikanan Indonesia</w:t>
            </w:r>
          </w:p>
        </w:tc>
      </w:tr>
      <w:tr w:rsidR="00782535" w:rsidRPr="00782535" w14:paraId="3F3D89E2" w14:textId="77777777" w:rsidTr="00EA6944">
        <w:tc>
          <w:tcPr>
            <w:tcW w:w="594"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10F648" w14:textId="77777777" w:rsidR="00CA7DD2" w:rsidRPr="00782535" w:rsidRDefault="00CA7DD2" w:rsidP="00067061">
            <w:pPr>
              <w:spacing w:line="276" w:lineRule="auto"/>
              <w:jc w:val="both"/>
              <w:rPr>
                <w:sz w:val="22"/>
                <w:szCs w:val="22"/>
              </w:rPr>
            </w:pPr>
            <w:r>
              <w:rPr>
                <w:sz w:val="22"/>
                <w:szCs w:val="22"/>
              </w:rPr>
              <w:lastRenderedPageBreak/>
              <w:t>5</w:t>
            </w:r>
          </w:p>
        </w:tc>
        <w:tc>
          <w:tcPr>
            <w:tcW w:w="1452"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C4F2F0" w14:textId="77777777" w:rsidR="00CA7DD2" w:rsidRPr="00782535" w:rsidRDefault="00CA7DD2" w:rsidP="00067061">
            <w:pPr>
              <w:spacing w:line="276" w:lineRule="auto"/>
              <w:rPr>
                <w:sz w:val="22"/>
                <w:szCs w:val="22"/>
              </w:rPr>
            </w:pPr>
            <w:r>
              <w:rPr>
                <w:sz w:val="22"/>
                <w:szCs w:val="22"/>
              </w:rPr>
              <w:t>Warren &amp; Steenbergen (2021)</w:t>
            </w:r>
          </w:p>
        </w:tc>
        <w:tc>
          <w:tcPr>
            <w:tcW w:w="2059"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A89F4E" w14:textId="77777777" w:rsidR="00CA7DD2" w:rsidRPr="00782535" w:rsidRDefault="00CA7DD2" w:rsidP="00067061">
            <w:pPr>
              <w:spacing w:line="276" w:lineRule="auto"/>
              <w:rPr>
                <w:sz w:val="22"/>
                <w:szCs w:val="22"/>
              </w:rPr>
            </w:pPr>
            <w:r>
              <w:rPr>
                <w:i/>
                <w:iCs/>
                <w:sz w:val="22"/>
                <w:szCs w:val="22"/>
              </w:rPr>
              <w:t>Fisheries decline, local livelihoods and conflicted governance: an Indonesian case</w:t>
            </w:r>
            <w:r>
              <w:rPr>
                <w:sz w:val="22"/>
                <w:szCs w:val="22"/>
              </w:rPr>
              <w:t xml:space="preserve"> (Bali Barat)</w:t>
            </w:r>
          </w:p>
        </w:tc>
        <w:tc>
          <w:tcPr>
            <w:tcW w:w="139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F43D11" w14:textId="77777777" w:rsidR="00CA7DD2" w:rsidRPr="00782535" w:rsidRDefault="00CA7DD2" w:rsidP="00067061">
            <w:pPr>
              <w:spacing w:line="276" w:lineRule="auto"/>
              <w:rPr>
                <w:sz w:val="22"/>
                <w:szCs w:val="22"/>
              </w:rPr>
            </w:pPr>
            <w:r>
              <w:rPr>
                <w:sz w:val="22"/>
                <w:szCs w:val="22"/>
              </w:rPr>
              <w:t>Mixed methods; longitudinal; data statistik + wawancara</w:t>
            </w:r>
          </w:p>
        </w:tc>
        <w:tc>
          <w:tcPr>
            <w:tcW w:w="1988"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D784D4" w14:textId="77777777" w:rsidR="00CA7DD2" w:rsidRPr="00782535" w:rsidRDefault="00CA7DD2" w:rsidP="00067061">
            <w:pPr>
              <w:spacing w:line="276" w:lineRule="auto"/>
              <w:rPr>
                <w:sz w:val="22"/>
                <w:szCs w:val="22"/>
              </w:rPr>
            </w:pPr>
            <w:r>
              <w:rPr>
                <w:sz w:val="22"/>
                <w:szCs w:val="22"/>
              </w:rPr>
              <w:t>Kegagalan rezim regulasi dalam mengontrol tangkap-lebih; konflik tata kelola berdampak pada mata pencaharian komunitas pesisir</w:t>
            </w:r>
          </w:p>
        </w:tc>
        <w:tc>
          <w:tcPr>
            <w:tcW w:w="157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0F6FB6" w14:textId="77777777" w:rsidR="00CA7DD2" w:rsidRPr="00782535" w:rsidRDefault="00CA7DD2" w:rsidP="00067061">
            <w:pPr>
              <w:spacing w:line="276" w:lineRule="auto"/>
              <w:rPr>
                <w:sz w:val="22"/>
                <w:szCs w:val="22"/>
              </w:rPr>
            </w:pPr>
            <w:r>
              <w:rPr>
                <w:sz w:val="22"/>
                <w:szCs w:val="22"/>
              </w:rPr>
              <w:t>Konteks konflik tata kelola perikanan di wilayah pesisir Indonesia</w:t>
            </w:r>
          </w:p>
        </w:tc>
      </w:tr>
    </w:tbl>
    <w:p w14:paraId="36DF8B1A" w14:textId="77777777" w:rsidR="00CA7DD2" w:rsidRPr="00782535" w:rsidRDefault="00CA7DD2" w:rsidP="00CA7DD2">
      <w:pPr>
        <w:spacing w:line="360" w:lineRule="auto"/>
      </w:pPr>
    </w:p>
    <w:p w14:paraId="4156C06F" w14:textId="77777777" w:rsidR="00CA7DD2" w:rsidRPr="00782535" w:rsidRDefault="00CA7DD2" w:rsidP="00CA7DD2">
      <w:pPr>
        <w:spacing w:line="360" w:lineRule="auto"/>
      </w:pPr>
    </w:p>
    <w:p w14:paraId="38212AA1" w14:textId="73BC56CC" w:rsidR="00CA7DD2" w:rsidRPr="00782535" w:rsidRDefault="00CA7DD2" w:rsidP="00CA7DD2">
      <w:pPr>
        <w:spacing w:after="120" w:line="360" w:lineRule="auto"/>
        <w:ind w:firstLine="720"/>
        <w:jc w:val="both"/>
      </w:pPr>
      <w:r>
        <w:t xml:space="preserve">Berdasarkan penelusuran terhadap penelitian-penelitian terdahulu sebagaimana tersaji pada </w:t>
      </w:r>
      <w:commentRangeStart w:id="287"/>
      <w:r>
        <w:t xml:space="preserve">Tabel </w:t>
      </w:r>
      <w:ins w:id="288" w:author="Ridwan S" w:date="2026-09-28T13:23:00Z">
        <w:r>
          <w:t>2.</w:t>
        </w:r>
      </w:ins>
      <w:r>
        <w:t>1</w:t>
      </w:r>
      <w:commentRangeEnd w:id="287"/>
      <w:r>
        <w:rPr>
          <w:rStyle w:val="CommentReference"/>
          <w:sz w:val="24"/>
          <w:szCs w:val="24"/>
        </w:rPr>
        <w:commentReference w:id="287"/>
      </w:r>
      <w:r>
        <w:t>, dapat diidentifikasi bahwa terdapat beberapa kesenjangan penelitian (research gap) yang menjadi justifikasi kebaruan penelitian ini, yaitu:</w:t>
      </w:r>
    </w:p>
    <w:p w14:paraId="6B6D4731" w14:textId="0208AFD7" w:rsidR="00CA7DD2" w:rsidRPr="00782535" w:rsidRDefault="00CA7DD2" w:rsidP="00CA7DD2">
      <w:pPr>
        <w:pStyle w:val="ListParagraph"/>
        <w:numPr>
          <w:ilvl w:val="0"/>
          <w:numId w:val="14"/>
        </w:numPr>
        <w:spacing w:after="120" w:line="360" w:lineRule="auto"/>
        <w:ind w:left="392"/>
        <w:jc w:val="both"/>
      </w:pPr>
      <w:r>
        <w:t xml:space="preserve">Belum ada penelitian yang secara spesifik mengkaji persepsi </w:t>
      </w:r>
      <w:r>
        <w:rPr>
          <w:i/>
        </w:rPr>
        <w:t>stakeholder</w:t>
      </w:r>
      <w:r>
        <w:t xml:space="preserve"> terhadap pengelolaan perikanan tangkap berkelanjutan di Kota Cilegon, yang memiliki karakteristik unik sebagai kota industri berat pesisir. </w:t>
      </w:r>
    </w:p>
    <w:p w14:paraId="5A51016F" w14:textId="38C826E4" w:rsidR="00CA7DD2" w:rsidRPr="00782535" w:rsidRDefault="00CA7DD2" w:rsidP="00CA7DD2">
      <w:pPr>
        <w:pStyle w:val="ListParagraph"/>
        <w:numPr>
          <w:ilvl w:val="0"/>
          <w:numId w:val="14"/>
        </w:numPr>
        <w:spacing w:after="120" w:line="360" w:lineRule="auto"/>
        <w:ind w:left="392"/>
        <w:jc w:val="both"/>
      </w:pPr>
      <w:r>
        <w:t xml:space="preserve">Penelitian yang menggunakan pendekatan mixed methods untuk mengintegrasikan analisis persepsi kuantitatif dengan analisis </w:t>
      </w:r>
      <w:r>
        <w:rPr>
          <w:i/>
        </w:rPr>
        <w:t>stakeholder</w:t>
      </w:r>
      <w:r>
        <w:t xml:space="preserve"> kualitatif dalam satu kerangka yang kohesif masih sangat terbatas dalam konteks perikanan perkotaan di Indonesia. </w:t>
      </w:r>
    </w:p>
    <w:p w14:paraId="70B0E90C" w14:textId="262F7C84" w:rsidR="00CA7DD2" w:rsidRPr="00782535" w:rsidRDefault="00CA7DD2" w:rsidP="00CA7DD2">
      <w:pPr>
        <w:pStyle w:val="ListParagraph"/>
        <w:numPr>
          <w:ilvl w:val="0"/>
          <w:numId w:val="14"/>
        </w:numPr>
        <w:spacing w:after="120" w:line="360" w:lineRule="auto"/>
        <w:ind w:left="392"/>
        <w:jc w:val="both"/>
      </w:pPr>
      <w:r>
        <w:t xml:space="preserve">Keterlibatan industri sekitar pesisir sebagai salah satu kelompok </w:t>
      </w:r>
      <w:r>
        <w:rPr>
          <w:i/>
        </w:rPr>
        <w:t>stakeholder</w:t>
      </w:r>
      <w:r>
        <w:t xml:space="preserve"> utama dalam analisis perikanan tangkap berkelanjutan di kota pesisir merupakan pendekatan yang belum banyak diterapkan.</w:t>
      </w:r>
    </w:p>
    <w:p w14:paraId="4DE95683" w14:textId="77777777" w:rsidR="00CA7DD2" w:rsidRPr="00782535" w:rsidRDefault="00CA7DD2" w:rsidP="00CA7DD2">
      <w:pPr>
        <w:spacing w:after="120" w:line="360" w:lineRule="auto"/>
      </w:pPr>
    </w:p>
    <w:p w14:paraId="0BA8C1D3" w14:textId="77777777" w:rsidR="00CA7DD2" w:rsidRPr="00782535" w:rsidRDefault="00CA7DD2" w:rsidP="00CA7DD2">
      <w:pPr>
        <w:pStyle w:val="Heading2"/>
        <w:spacing w:before="0" w:after="120" w:line="360" w:lineRule="auto"/>
      </w:pPr>
      <w:r>
        <w:t>C. Kerangka Berpikir</w:t>
      </w:r>
    </w:p>
    <w:p w14:paraId="10ED9DC4" w14:textId="0532C231" w:rsidR="0078151B" w:rsidRPr="00782535" w:rsidRDefault="00CA7DD2" w:rsidP="0078151B">
      <w:pPr>
        <w:spacing w:after="120" w:line="360" w:lineRule="auto"/>
        <w:ind w:firstLine="720"/>
        <w:jc w:val="both"/>
        <w:rPr>
          <w:lang w:val="en-ID"/>
        </w:rPr>
      </w:pPr>
      <w:r>
        <w:t xml:space="preserve">Kerangka berpikir penelitian ini dikembangkan berdasarkan sintesis dari teori analisis </w:t>
      </w:r>
      <w:r>
        <w:rPr>
          <w:i/>
        </w:rPr>
        <w:t>stakeholder</w:t>
      </w:r>
      <w:r>
        <w:t xml:space="preserve"> Freeman (1984), konsep pengelolaan perikanan berkelanjutan FAO (2020), dan kerangka sistem sosial-ekologi yang dikembangkan dalam konteks Indonesia oleh Aprian </w:t>
      </w:r>
      <w:r>
        <w:rPr>
          <w:i/>
        </w:rPr>
        <w:t>et al.</w:t>
      </w:r>
      <w:r>
        <w:t xml:space="preserve"> (2023) dan Kismartini </w:t>
      </w:r>
      <w:r>
        <w:rPr>
          <w:i/>
        </w:rPr>
        <w:t>et al.</w:t>
      </w:r>
      <w:r>
        <w:t xml:space="preserve"> (2023). </w:t>
      </w:r>
      <w:r>
        <w:rPr>
          <w:lang w:val="en-ID"/>
        </w:rPr>
        <w:t xml:space="preserve">Titik tolak kerangka berpikir ini adalah kondisi geo-ekonomi </w:t>
      </w:r>
      <w:r>
        <w:t>Kota Cilegon sebagai kota industri dan pesisir dan rend</w:t>
      </w:r>
      <w:r>
        <w:rPr>
          <w:lang w:val="en-ID"/>
        </w:rPr>
        <w:t xml:space="preserve">ahnya kontribusi sektor perikanan terhadap PDRB Kota Cilegon, yang lebih mencerminkan dominasi sektor industri dalam struktur ekonomi kota ini. Terlepas dari kecilnya kontribusi tersebut, keberlangsungan aktivitas perikanan tangkap dan interaksi </w:t>
      </w:r>
      <w:r>
        <w:rPr>
          <w:lang w:val="en-ID"/>
        </w:rPr>
        <w:lastRenderedPageBreak/>
        <w:t xml:space="preserve">antara nelayan, pemerintah daerah, dan sektor industri di kawasan pesisir tetap menimbulkan kebutuhan nyata akan kajian terhadap peran dan sinergi antar kelompok </w:t>
      </w:r>
      <w:r>
        <w:rPr>
          <w:i/>
          <w:lang w:val="en-ID"/>
        </w:rPr>
        <w:t>stakeholder</w:t>
      </w:r>
      <w:r>
        <w:rPr>
          <w:lang w:val="en-ID"/>
        </w:rPr>
        <w:t xml:space="preserve"> yang memiliki persepsi, kepentingan, dan pengaruh yang berbeda-beda terhadap kebijakan perikanan.</w:t>
      </w:r>
    </w:p>
    <w:p w14:paraId="06CA3143" w14:textId="0D4EFC17" w:rsidR="0078151B" w:rsidRPr="00782535" w:rsidRDefault="0078151B" w:rsidP="0078151B">
      <w:pPr>
        <w:spacing w:after="120" w:line="360" w:lineRule="auto"/>
        <w:ind w:firstLine="720"/>
        <w:jc w:val="both"/>
        <w:rPr>
          <w:lang w:val="en-ID"/>
        </w:rPr>
      </w:pPr>
      <w:r>
        <w:rPr>
          <w:lang w:val="en-ID"/>
        </w:rPr>
        <w:t xml:space="preserve">Penelitian ini menempatkan persepsi </w:t>
      </w:r>
      <w:r>
        <w:rPr>
          <w:i/>
          <w:lang w:val="en-ID"/>
        </w:rPr>
        <w:t>stakeholder</w:t>
      </w:r>
      <w:r>
        <w:rPr>
          <w:lang w:val="en-ID"/>
        </w:rPr>
        <w:t xml:space="preserve"> sebagai salah satu fokus utama analisis untuk memahami penilaian dan dukungan berbagai kelompok </w:t>
      </w:r>
      <w:r>
        <w:rPr>
          <w:i/>
          <w:lang w:val="en-ID"/>
        </w:rPr>
        <w:t>stakeholder</w:t>
      </w:r>
      <w:r>
        <w:rPr>
          <w:lang w:val="en-ID"/>
        </w:rPr>
        <w:t xml:space="preserve"> terhadap pengelolaan perikanan tangkap berkelanjutan. Persepsi yang positif dan konvergen antar kelompok </w:t>
      </w:r>
      <w:r>
        <w:rPr>
          <w:i/>
          <w:lang w:val="en-ID"/>
        </w:rPr>
        <w:t>stakeholder</w:t>
      </w:r>
      <w:r>
        <w:rPr>
          <w:lang w:val="en-ID"/>
        </w:rPr>
        <w:t xml:space="preserve"> diasumsikan berasosiasi dengan peluang kolaborasi dan partisipasi aktif yang lebih besar dalam implementasi kebijakan, sedangkan persepsi yang negatif atau divergen berpotensi mencerminkan adanya konflik kepentingan yang perlu diantisipasi dalam perumusan strategi kebijakan.</w:t>
      </w:r>
    </w:p>
    <w:p w14:paraId="22CD2CD5" w14:textId="1B16DB62" w:rsidR="00CA7DD2" w:rsidRPr="00782535" w:rsidRDefault="00CA7DD2" w:rsidP="00CA7DD2">
      <w:pPr>
        <w:spacing w:after="120" w:line="360" w:lineRule="auto"/>
        <w:ind w:firstLine="720"/>
        <w:jc w:val="both"/>
      </w:pPr>
      <w:r>
        <w:t xml:space="preserve">Faktor-faktor yang mempengaruhi persepsi </w:t>
      </w:r>
      <w:r>
        <w:rPr>
          <w:i/>
        </w:rPr>
        <w:t>stakeholder</w:t>
      </w:r>
      <w:r>
        <w:t xml:space="preserve"> dalam penelitian ini mencakup dimensi ekologi (kondisi sumber daya ikan dan ekosistem), dimensi ekonomi (kontribusi perikanan terhadap pendapatan dan PDRB), dimensi sosial (partisipasi dan modal sosial komunitas pesisir), dimensi tata kelola (efektivitas regulasi, koordinasi antar instansi, serta adopsi teknologi penangkapan yang ramah lingkungan), serta dimensi kelembagaan (kapasitas dan efektivitas lembaga formal maupun informal, seperti kelompok nelayan dan Tempat Pelelangan Ikan, dalam mendukung pengelolaan perikanan tangkap). Kerangka analisis ini bersifat holistik dan multidimensi dalam 4 dimensi keberlanjutan ditambah 1 aspek lintas-dimensi </w:t>
      </w:r>
      <w:r>
        <w:rPr>
          <w:i/>
          <w:iCs/>
        </w:rPr>
        <w:t>governance</w:t>
      </w:r>
      <w:r>
        <w:t>, mencerminkan kompleksitas permasalahan pengelolaan perikanan tangkap di kota pesisir yang juga merupakan pusat industri.</w:t>
      </w:r>
    </w:p>
    <w:p w14:paraId="7ACD3FF8" w14:textId="6A87FB2E" w:rsidR="00A4672D" w:rsidRPr="00A4672D" w:rsidRDefault="00A4672D" w:rsidP="00A4672D">
      <w:pPr>
        <w:spacing w:line="360" w:lineRule="auto"/>
        <w:ind w:firstLine="720"/>
        <w:jc w:val="both"/>
        <w:rPr>
          <w:lang w:val="en-ID"/>
        </w:rPr>
      </w:pPr>
      <w:r>
        <w:rPr>
          <w:lang w:val="en-ID"/>
        </w:rPr>
        <w:t xml:space="preserve">Output yang diharapkan dari penelitian ini meliputi: (1) gambaran persepsi </w:t>
      </w:r>
      <w:r>
        <w:rPr>
          <w:i/>
          <w:lang w:val="en-ID"/>
        </w:rPr>
        <w:t>stakeholder</w:t>
      </w:r>
      <w:r>
        <w:rPr>
          <w:lang w:val="en-ID"/>
        </w:rPr>
        <w:t xml:space="preserve"> berdasarkan 4 dimensi keberlanjutan + 1 aspek lintas-dimensi </w:t>
      </w:r>
      <w:r>
        <w:rPr>
          <w:i/>
          <w:iCs/>
          <w:lang w:val="en-ID"/>
        </w:rPr>
        <w:t>governance</w:t>
      </w:r>
      <w:r>
        <w:rPr>
          <w:lang w:val="en-ID"/>
        </w:rPr>
        <w:t xml:space="preserve">; (2) klasifikasi </w:t>
      </w:r>
      <w:r>
        <w:rPr>
          <w:i/>
          <w:lang w:val="en-ID"/>
        </w:rPr>
        <w:t>stakeholder</w:t>
      </w:r>
      <w:r>
        <w:rPr>
          <w:lang w:val="en-ID"/>
        </w:rPr>
        <w:t xml:space="preserve"> berdasarkan tingkat kepentingan dan pengaruh dalam pengelolaan perikanan tangkap; (3) identifikasi faktor pendukung dan penghambat pengelolaan perikanan tangkap berkelanjutan; (4) identifikasi isu dan permasalahan strategis berdasarkan hasil analisis kuantitatif dan kualitatif; serta (5) rekomendasi pengelolaan perikanan tangkap berkelanjutan yang dapat menjadi bahan pertimbangan bagi Pemerintah Kota Cilegon dalam meningkatkan efektivitas pengelolaan dan memperkuat kolaborasi antar </w:t>
      </w:r>
      <w:r>
        <w:rPr>
          <w:i/>
          <w:lang w:val="en-ID"/>
        </w:rPr>
        <w:t>stakeholder</w:t>
      </w:r>
      <w:r>
        <w:rPr>
          <w:lang w:val="en-ID"/>
        </w:rPr>
        <w:t>.</w:t>
      </w:r>
    </w:p>
    <w:p w14:paraId="3D30954A" w14:textId="4475917C" w:rsidR="00CA7DD2" w:rsidRPr="00782535" w:rsidRDefault="00CA7DD2" w:rsidP="00CA7DD2">
      <w:pPr>
        <w:spacing w:line="360" w:lineRule="auto"/>
        <w:ind w:firstLine="720"/>
        <w:jc w:val="both"/>
      </w:pPr>
      <w:r>
        <w:lastRenderedPageBreak/>
        <w:t>Penelitian ini merupakan upaya dalam masukan partisipatif untuk memperkuat implementasi kerangka regulasi yang sudah ada, yaitu UU Nomor 45 Tahun 2009 tentang Perikanan dan PP Nomor 11 Tahun 2023 tentang Penangkapan Ikan Terukur di tingkat lokal Kota Cilegon.</w:t>
      </w:r>
    </w:p>
    <w:p w14:paraId="0BDBFCD2" w14:textId="6D5B08C7" w:rsidR="00CA7DD2" w:rsidRDefault="00C762A0" w:rsidP="00CA7DD2">
      <w:pPr>
        <w:spacing w:line="360" w:lineRule="auto"/>
        <w:jc w:val="center"/>
      </w:pPr>
      <w:r>
        <w:rPr>
          <w:noProof/>
        </w:rPr>
        <mc:AlternateContent>
          <mc:Choice Requires="wpg">
            <w:drawing>
              <wp:anchor distT="0" distB="0" distL="114300" distR="114300" simplePos="0" relativeHeight="251712512" behindDoc="0" locked="0" layoutInCell="1" allowOverlap="1" wp14:anchorId="31592226" wp14:editId="6DEA9193">
                <wp:simplePos x="0" y="0"/>
                <wp:positionH relativeFrom="margin">
                  <wp:posOffset>-250825</wp:posOffset>
                </wp:positionH>
                <wp:positionV relativeFrom="paragraph">
                  <wp:posOffset>86489</wp:posOffset>
                </wp:positionV>
                <wp:extent cx="6424930" cy="6946265"/>
                <wp:effectExtent l="0" t="0" r="13970" b="6985"/>
                <wp:wrapNone/>
                <wp:docPr id="108" name="Group 108"/>
                <wp:cNvGraphicFramePr/>
                <a:graphic xmlns:a="http://schemas.openxmlformats.org/drawingml/2006/main">
                  <a:graphicData uri="http://schemas.microsoft.com/office/word/2010/wordprocessingGroup">
                    <wpg:wgp>
                      <wpg:cNvGrpSpPr/>
                      <wpg:grpSpPr>
                        <a:xfrm>
                          <a:off x="0" y="0"/>
                          <a:ext cx="6424930" cy="6946265"/>
                          <a:chOff x="245327" y="0"/>
                          <a:chExt cx="6425425" cy="6946435"/>
                        </a:xfrm>
                      </wpg:grpSpPr>
                      <wps:wsp>
                        <wps:cNvPr id="107" name="Rectangle: Rounded Corners 107"/>
                        <wps:cNvSpPr>
                          <a:spLocks noChangeArrowheads="1"/>
                        </wps:cNvSpPr>
                        <wps:spPr bwMode="auto">
                          <a:xfrm>
                            <a:off x="1650380" y="0"/>
                            <a:ext cx="3080988" cy="558800"/>
                          </a:xfrm>
                          <a:prstGeom prst="roundRect">
                            <a:avLst>
                              <a:gd name="adj" fmla="val 20000"/>
                            </a:avLst>
                          </a:prstGeom>
                          <a:solidFill>
                            <a:srgbClr val="FCE4E4"/>
                          </a:solidFill>
                          <a:ln w="12700">
                            <a:solidFill>
                              <a:srgbClr val="C0392B"/>
                            </a:solidFill>
                            <a:round/>
                            <a:headEnd/>
                            <a:tailEnd/>
                          </a:ln>
                        </wps:spPr>
                        <wps:txbx>
                          <w:txbxContent>
                            <w:p w14:paraId="5596EB4E" w14:textId="77777777" w:rsidR="00052D89" w:rsidRPr="002F5E9E" w:rsidRDefault="00052D89" w:rsidP="00052D89">
                              <w:pPr>
                                <w:jc w:val="center"/>
                                <w:rPr>
                                  <w:sz w:val="28"/>
                                  <w:szCs w:val="28"/>
                                </w:rPr>
                              </w:pPr>
                              <w:r>
                                <w:rPr>
                                  <w:b/>
                                </w:rPr>
                                <w:t>Kondisi Faktual</w:t>
                              </w:r>
                            </w:p>
                            <w:p w14:paraId="19CDE9ED" w14:textId="568593E3" w:rsidR="00052D89" w:rsidRPr="002F5E9E" w:rsidRDefault="00052D89" w:rsidP="00052D89">
                              <w:pPr>
                                <w:jc w:val="center"/>
                                <w:rPr>
                                  <w:sz w:val="32"/>
                                  <w:szCs w:val="32"/>
                                </w:rPr>
                              </w:pPr>
                              <w:r>
                                <w:rPr>
                                  <w:sz w:val="20"/>
                                  <w:szCs w:val="20"/>
                                </w:rPr>
                                <w:t>Kontribusi perikanan 0,22% PDRB Kota Cilegon</w:t>
                              </w:r>
                            </w:p>
                          </w:txbxContent>
                        </wps:txbx>
                        <wps:bodyPr rot="0" vert="horz" wrap="square" lIns="45720" tIns="26670" rIns="45720" bIns="26670" anchor="t" anchorCtr="0" upright="1">
                          <a:noAutofit/>
                        </wps:bodyPr>
                      </wps:wsp>
                      <wps:wsp>
                        <wps:cNvPr id="104" name="Rectangle: Rounded Corners 104"/>
                        <wps:cNvSpPr>
                          <a:spLocks noChangeArrowheads="1"/>
                        </wps:cNvSpPr>
                        <wps:spPr bwMode="auto">
                          <a:xfrm>
                            <a:off x="1650380" y="713678"/>
                            <a:ext cx="3088640" cy="635000"/>
                          </a:xfrm>
                          <a:prstGeom prst="roundRect">
                            <a:avLst>
                              <a:gd name="adj" fmla="val 20000"/>
                            </a:avLst>
                          </a:prstGeom>
                          <a:solidFill>
                            <a:srgbClr val="FDF2D0"/>
                          </a:solidFill>
                          <a:ln w="12700">
                            <a:solidFill>
                              <a:srgbClr val="B9770E"/>
                            </a:solidFill>
                            <a:round/>
                            <a:headEnd/>
                            <a:tailEnd/>
                          </a:ln>
                        </wps:spPr>
                        <wps:txbx>
                          <w:txbxContent>
                            <w:p w14:paraId="35CE7CBB" w14:textId="77777777" w:rsidR="00052D89" w:rsidRPr="002F5E9E" w:rsidRDefault="00052D89" w:rsidP="00052D89">
                              <w:pPr>
                                <w:jc w:val="center"/>
                                <w:rPr>
                                  <w:sz w:val="28"/>
                                  <w:szCs w:val="28"/>
                                </w:rPr>
                              </w:pPr>
                              <w:r>
                                <w:rPr>
                                  <w:b/>
                                </w:rPr>
                                <w:t>Fokus Kajian</w:t>
                              </w:r>
                            </w:p>
                            <w:p w14:paraId="4D93DF2F" w14:textId="77777777" w:rsidR="00052D89" w:rsidRPr="002F5E9E" w:rsidRDefault="00052D89" w:rsidP="00052D89">
                              <w:pPr>
                                <w:jc w:val="center"/>
                                <w:rPr>
                                  <w:sz w:val="32"/>
                                  <w:szCs w:val="32"/>
                                </w:rPr>
                              </w:pPr>
                              <w:r>
                                <w:rPr>
                                  <w:sz w:val="20"/>
                                  <w:szCs w:val="20"/>
                                </w:rPr>
                                <w:t>Peran dan sinergi antar stakeholder dalam pengelolaan</w:t>
                              </w:r>
                            </w:p>
                            <w:p w14:paraId="3CE5F254" w14:textId="77777777" w:rsidR="00052D89" w:rsidRPr="002F5E9E" w:rsidRDefault="00052D89" w:rsidP="00052D89">
                              <w:pPr>
                                <w:jc w:val="center"/>
                                <w:rPr>
                                  <w:sz w:val="32"/>
                                  <w:szCs w:val="32"/>
                                </w:rPr>
                              </w:pPr>
                              <w:r>
                                <w:rPr>
                                  <w:sz w:val="20"/>
                                  <w:szCs w:val="20"/>
                                </w:rPr>
                                <w:t>perikanan tangkap di tengah tekanan industrialisasi pesisir</w:t>
                              </w:r>
                            </w:p>
                          </w:txbxContent>
                        </wps:txbx>
                        <wps:bodyPr rot="0" vert="horz" wrap="square" lIns="45720" tIns="26670" rIns="45720" bIns="26670" anchor="t" anchorCtr="0" upright="1">
                          <a:noAutofit/>
                        </wps:bodyPr>
                      </wps:wsp>
                      <wps:wsp>
                        <wps:cNvPr id="102" name="Rectangle: Rounded Corners 102"/>
                        <wps:cNvSpPr>
                          <a:spLocks noChangeArrowheads="1"/>
                        </wps:cNvSpPr>
                        <wps:spPr bwMode="auto">
                          <a:xfrm>
                            <a:off x="1248937" y="1672683"/>
                            <a:ext cx="3810000" cy="558800"/>
                          </a:xfrm>
                          <a:prstGeom prst="roundRect">
                            <a:avLst>
                              <a:gd name="adj" fmla="val 20000"/>
                            </a:avLst>
                          </a:prstGeom>
                          <a:solidFill>
                            <a:srgbClr val="EDE7F6"/>
                          </a:solidFill>
                          <a:ln w="12700">
                            <a:solidFill>
                              <a:srgbClr val="5E35B1"/>
                            </a:solidFill>
                            <a:round/>
                            <a:headEnd/>
                            <a:tailEnd/>
                          </a:ln>
                        </wps:spPr>
                        <wps:txbx>
                          <w:txbxContent>
                            <w:p w14:paraId="5C8E5BB4" w14:textId="77777777" w:rsidR="00052D89" w:rsidRPr="00EB3A6F" w:rsidRDefault="00052D89" w:rsidP="00052D89">
                              <w:pPr>
                                <w:jc w:val="center"/>
                                <w:rPr>
                                  <w:sz w:val="28"/>
                                  <w:szCs w:val="28"/>
                                </w:rPr>
                              </w:pPr>
                              <w:r>
                                <w:rPr>
                                  <w:b/>
                                </w:rPr>
                                <w:t>Persepsi Stakeholder</w:t>
                              </w:r>
                            </w:p>
                            <w:p w14:paraId="5C60E467" w14:textId="77777777" w:rsidR="00052D89" w:rsidRPr="00EB3A6F" w:rsidRDefault="00052D89" w:rsidP="00052D89">
                              <w:pPr>
                                <w:jc w:val="center"/>
                                <w:rPr>
                                  <w:sz w:val="32"/>
                                  <w:szCs w:val="32"/>
                                </w:rPr>
                              </w:pPr>
                              <w:r>
                                <w:rPr>
                                  <w:sz w:val="20"/>
                                  <w:szCs w:val="20"/>
                                </w:rPr>
                                <w:t>Fokus utama analisis - lima kelompok pemangku kepentingan</w:t>
                              </w:r>
                            </w:p>
                          </w:txbxContent>
                        </wps:txbx>
                        <wps:bodyPr rot="0" vert="horz" wrap="square" lIns="45720" tIns="26670" rIns="45720" bIns="26670" anchor="t" anchorCtr="0" upright="1">
                          <a:noAutofit/>
                        </wps:bodyPr>
                      </wps:wsp>
                      <wps:wsp>
                        <wps:cNvPr id="99" name="Rectangle 99"/>
                        <wps:cNvSpPr>
                          <a:spLocks noChangeArrowheads="1"/>
                        </wps:cNvSpPr>
                        <wps:spPr bwMode="auto">
                          <a:xfrm>
                            <a:off x="3222702" y="2330605"/>
                            <a:ext cx="3448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9D47C" w14:textId="77777777" w:rsidR="00052D89" w:rsidRPr="00D40178" w:rsidRDefault="00052D89" w:rsidP="00052D89">
                              <w:pPr>
                                <w:spacing w:after="20"/>
                                <w:jc w:val="center"/>
                                <w:rPr>
                                  <w:sz w:val="32"/>
                                  <w:szCs w:val="32"/>
                                </w:rPr>
                              </w:pPr>
                              <w:r>
                                <w:rPr>
                                  <w:i/>
                                  <w:color w:val="404040"/>
                                  <w:sz w:val="20"/>
                                  <w:szCs w:val="20"/>
                                </w:rPr>
                                <w:t>Empat dimensi utama + tata kelola sebagai fokus khusus</w:t>
                              </w:r>
                            </w:p>
                          </w:txbxContent>
                        </wps:txbx>
                        <wps:bodyPr rot="0" vert="horz" wrap="square" lIns="0" tIns="0" rIns="0" bIns="0" anchor="t" anchorCtr="0" upright="1">
                          <a:noAutofit/>
                        </wps:bodyPr>
                      </wps:wsp>
                      <wps:wsp>
                        <wps:cNvPr id="98" name="Rectangle: Rounded Corners 98"/>
                        <wps:cNvSpPr>
                          <a:spLocks noChangeArrowheads="1"/>
                        </wps:cNvSpPr>
                        <wps:spPr bwMode="auto">
                          <a:xfrm>
                            <a:off x="624468" y="2665141"/>
                            <a:ext cx="980440" cy="584200"/>
                          </a:xfrm>
                          <a:prstGeom prst="roundRect">
                            <a:avLst>
                              <a:gd name="adj" fmla="val 20000"/>
                            </a:avLst>
                          </a:prstGeom>
                          <a:solidFill>
                            <a:srgbClr val="E8F5E9"/>
                          </a:solidFill>
                          <a:ln w="12700">
                            <a:solidFill>
                              <a:srgbClr val="2E7D32"/>
                            </a:solidFill>
                            <a:round/>
                            <a:headEnd/>
                            <a:tailEnd/>
                          </a:ln>
                        </wps:spPr>
                        <wps:txbx>
                          <w:txbxContent>
                            <w:p w14:paraId="64F9882A" w14:textId="77777777" w:rsidR="00052D89" w:rsidRPr="00EB3A6F" w:rsidRDefault="00052D89" w:rsidP="00052D89">
                              <w:pPr>
                                <w:jc w:val="center"/>
                                <w:rPr>
                                  <w:sz w:val="32"/>
                                  <w:szCs w:val="32"/>
                                </w:rPr>
                              </w:pPr>
                              <w:r>
                                <w:rPr>
                                  <w:b/>
                                  <w:sz w:val="22"/>
                                  <w:szCs w:val="22"/>
                                </w:rPr>
                                <w:t>Ekologi</w:t>
                              </w:r>
                            </w:p>
                            <w:p w14:paraId="53E99B68" w14:textId="77777777" w:rsidR="00052D89" w:rsidRPr="00063B19" w:rsidRDefault="00052D89" w:rsidP="00052D89">
                              <w:pPr>
                                <w:jc w:val="center"/>
                                <w:rPr>
                                  <w:sz w:val="36"/>
                                  <w:szCs w:val="36"/>
                                </w:rPr>
                              </w:pPr>
                              <w:r>
                                <w:rPr>
                                  <w:sz w:val="20"/>
                                  <w:szCs w:val="20"/>
                                </w:rPr>
                                <w:t>Stok ikan &amp; ekosistem</w:t>
                              </w:r>
                            </w:p>
                          </w:txbxContent>
                        </wps:txbx>
                        <wps:bodyPr rot="0" vert="horz" wrap="square" lIns="45720" tIns="26670" rIns="45720" bIns="26670" anchor="t" anchorCtr="0" upright="1">
                          <a:noAutofit/>
                        </wps:bodyPr>
                      </wps:wsp>
                      <wps:wsp>
                        <wps:cNvPr id="97" name="Rectangle: Rounded Corners 97"/>
                        <wps:cNvSpPr>
                          <a:spLocks noChangeArrowheads="1"/>
                        </wps:cNvSpPr>
                        <wps:spPr bwMode="auto">
                          <a:xfrm>
                            <a:off x="1761893" y="2665141"/>
                            <a:ext cx="930910" cy="584200"/>
                          </a:xfrm>
                          <a:prstGeom prst="roundRect">
                            <a:avLst>
                              <a:gd name="adj" fmla="val 20000"/>
                            </a:avLst>
                          </a:prstGeom>
                          <a:solidFill>
                            <a:srgbClr val="E8F5E9"/>
                          </a:solidFill>
                          <a:ln w="12700">
                            <a:solidFill>
                              <a:srgbClr val="2E7D32"/>
                            </a:solidFill>
                            <a:round/>
                            <a:headEnd/>
                            <a:tailEnd/>
                          </a:ln>
                        </wps:spPr>
                        <wps:txbx>
                          <w:txbxContent>
                            <w:p w14:paraId="43FBD10D" w14:textId="77777777" w:rsidR="00052D89" w:rsidRPr="00EB3A6F" w:rsidRDefault="00052D89" w:rsidP="00052D89">
                              <w:pPr>
                                <w:jc w:val="center"/>
                                <w:rPr>
                                  <w:sz w:val="32"/>
                                  <w:szCs w:val="32"/>
                                </w:rPr>
                              </w:pPr>
                              <w:r>
                                <w:rPr>
                                  <w:b/>
                                  <w:sz w:val="22"/>
                                  <w:szCs w:val="22"/>
                                </w:rPr>
                                <w:t>Ekonomi</w:t>
                              </w:r>
                            </w:p>
                            <w:p w14:paraId="2E8FCB9F" w14:textId="77777777" w:rsidR="00052D89" w:rsidRPr="00063B19" w:rsidRDefault="00052D89" w:rsidP="00052D89">
                              <w:pPr>
                                <w:jc w:val="center"/>
                                <w:rPr>
                                  <w:sz w:val="36"/>
                                  <w:szCs w:val="36"/>
                                </w:rPr>
                              </w:pPr>
                              <w:r>
                                <w:rPr>
                                  <w:sz w:val="20"/>
                                  <w:szCs w:val="20"/>
                                </w:rPr>
                                <w:t>Pendapatan nelayan</w:t>
                              </w:r>
                            </w:p>
                          </w:txbxContent>
                        </wps:txbx>
                        <wps:bodyPr rot="0" vert="horz" wrap="square" lIns="45720" tIns="26670" rIns="45720" bIns="26670" anchor="t" anchorCtr="0" upright="1">
                          <a:noAutofit/>
                        </wps:bodyPr>
                      </wps:wsp>
                      <wps:wsp>
                        <wps:cNvPr id="96" name="Rectangle: Rounded Corners 96"/>
                        <wps:cNvSpPr>
                          <a:spLocks noChangeArrowheads="1"/>
                        </wps:cNvSpPr>
                        <wps:spPr bwMode="auto">
                          <a:xfrm>
                            <a:off x="2821258" y="2665141"/>
                            <a:ext cx="702945" cy="584200"/>
                          </a:xfrm>
                          <a:prstGeom prst="roundRect">
                            <a:avLst>
                              <a:gd name="adj" fmla="val 20000"/>
                            </a:avLst>
                          </a:prstGeom>
                          <a:solidFill>
                            <a:srgbClr val="E8F5E9"/>
                          </a:solidFill>
                          <a:ln w="12700">
                            <a:solidFill>
                              <a:srgbClr val="2E7D32"/>
                            </a:solidFill>
                            <a:round/>
                            <a:headEnd/>
                            <a:tailEnd/>
                          </a:ln>
                        </wps:spPr>
                        <wps:txbx>
                          <w:txbxContent>
                            <w:p w14:paraId="5D835BD1" w14:textId="77777777" w:rsidR="00052D89" w:rsidRPr="00EB3A6F" w:rsidRDefault="00052D89" w:rsidP="00052D89">
                              <w:pPr>
                                <w:jc w:val="center"/>
                                <w:rPr>
                                  <w:sz w:val="32"/>
                                  <w:szCs w:val="32"/>
                                </w:rPr>
                              </w:pPr>
                              <w:r>
                                <w:rPr>
                                  <w:b/>
                                  <w:sz w:val="22"/>
                                  <w:szCs w:val="22"/>
                                </w:rPr>
                                <w:t>Sosial</w:t>
                              </w:r>
                            </w:p>
                            <w:p w14:paraId="13663E97" w14:textId="77777777" w:rsidR="00052D89" w:rsidRPr="00063B19" w:rsidRDefault="00052D89" w:rsidP="00052D89">
                              <w:pPr>
                                <w:jc w:val="center"/>
                                <w:rPr>
                                  <w:sz w:val="36"/>
                                  <w:szCs w:val="36"/>
                                </w:rPr>
                              </w:pPr>
                              <w:r>
                                <w:rPr>
                                  <w:sz w:val="20"/>
                                  <w:szCs w:val="20"/>
                                </w:rPr>
                                <w:t>Partisipasi &amp; konflik</w:t>
                              </w:r>
                            </w:p>
                          </w:txbxContent>
                        </wps:txbx>
                        <wps:bodyPr rot="0" vert="horz" wrap="square" lIns="45720" tIns="26670" rIns="45720" bIns="26670" anchor="t" anchorCtr="0" upright="1">
                          <a:noAutofit/>
                        </wps:bodyPr>
                      </wps:wsp>
                      <wps:wsp>
                        <wps:cNvPr id="95" name="Rectangle: Rounded Corners 95"/>
                        <wps:cNvSpPr>
                          <a:spLocks noChangeArrowheads="1"/>
                        </wps:cNvSpPr>
                        <wps:spPr bwMode="auto">
                          <a:xfrm>
                            <a:off x="3668751" y="2665141"/>
                            <a:ext cx="1028700" cy="584200"/>
                          </a:xfrm>
                          <a:prstGeom prst="roundRect">
                            <a:avLst>
                              <a:gd name="adj" fmla="val 20000"/>
                            </a:avLst>
                          </a:prstGeom>
                          <a:solidFill>
                            <a:srgbClr val="E8F5E9"/>
                          </a:solidFill>
                          <a:ln w="12700">
                            <a:solidFill>
                              <a:srgbClr val="2E7D32"/>
                            </a:solidFill>
                            <a:round/>
                            <a:headEnd/>
                            <a:tailEnd/>
                          </a:ln>
                        </wps:spPr>
                        <wps:txbx>
                          <w:txbxContent>
                            <w:p w14:paraId="547BDC47" w14:textId="77777777" w:rsidR="00052D89" w:rsidRPr="00766994" w:rsidRDefault="00052D89" w:rsidP="00052D89">
                              <w:pPr>
                                <w:jc w:val="center"/>
                                <w:rPr>
                                  <w:sz w:val="32"/>
                                  <w:szCs w:val="32"/>
                                </w:rPr>
                              </w:pPr>
                              <w:r>
                                <w:rPr>
                                  <w:b/>
                                  <w:sz w:val="22"/>
                                  <w:szCs w:val="22"/>
                                </w:rPr>
                                <w:t>Kelembagaan</w:t>
                              </w:r>
                            </w:p>
                            <w:p w14:paraId="2EBE7D31" w14:textId="77777777" w:rsidR="00052D89" w:rsidRPr="00063B19" w:rsidRDefault="00052D89" w:rsidP="00052D89">
                              <w:pPr>
                                <w:jc w:val="center"/>
                                <w:rPr>
                                  <w:sz w:val="36"/>
                                  <w:szCs w:val="36"/>
                                </w:rPr>
                              </w:pPr>
                              <w:r>
                                <w:rPr>
                                  <w:sz w:val="20"/>
                                  <w:szCs w:val="20"/>
                                </w:rPr>
                                <w:t>Kapasitas institusi</w:t>
                              </w:r>
                            </w:p>
                          </w:txbxContent>
                        </wps:txbx>
                        <wps:bodyPr rot="0" vert="horz" wrap="square" lIns="45720" tIns="26670" rIns="45720" bIns="26670" anchor="t" anchorCtr="0" upright="1">
                          <a:noAutofit/>
                        </wps:bodyPr>
                      </wps:wsp>
                      <wps:wsp>
                        <wps:cNvPr id="94" name="Rectangle: Rounded Corners 94"/>
                        <wps:cNvSpPr>
                          <a:spLocks noChangeArrowheads="1"/>
                        </wps:cNvSpPr>
                        <wps:spPr bwMode="auto">
                          <a:xfrm>
                            <a:off x="4850780" y="2653990"/>
                            <a:ext cx="977900" cy="584200"/>
                          </a:xfrm>
                          <a:prstGeom prst="roundRect">
                            <a:avLst>
                              <a:gd name="adj" fmla="val 20000"/>
                            </a:avLst>
                          </a:prstGeom>
                          <a:solidFill>
                            <a:srgbClr val="EDE7F6"/>
                          </a:solidFill>
                          <a:ln w="12700">
                            <a:solidFill>
                              <a:srgbClr val="5E35B1"/>
                            </a:solidFill>
                            <a:round/>
                            <a:headEnd/>
                            <a:tailEnd/>
                          </a:ln>
                        </wps:spPr>
                        <wps:txbx>
                          <w:txbxContent>
                            <w:p w14:paraId="5CD57BC5" w14:textId="77777777" w:rsidR="00052D89" w:rsidRPr="00766994" w:rsidRDefault="00052D89" w:rsidP="00052D89">
                              <w:pPr>
                                <w:jc w:val="center"/>
                                <w:rPr>
                                  <w:sz w:val="32"/>
                                  <w:szCs w:val="32"/>
                                </w:rPr>
                              </w:pPr>
                              <w:r>
                                <w:rPr>
                                  <w:b/>
                                  <w:sz w:val="22"/>
                                  <w:szCs w:val="22"/>
                                </w:rPr>
                                <w:t>Tata Kelola</w:t>
                              </w:r>
                            </w:p>
                            <w:p w14:paraId="04FA0C89" w14:textId="77777777" w:rsidR="00052D89" w:rsidRPr="00063B19" w:rsidRDefault="00052D89" w:rsidP="00052D89">
                              <w:pPr>
                                <w:jc w:val="center"/>
                                <w:rPr>
                                  <w:sz w:val="36"/>
                                  <w:szCs w:val="36"/>
                                </w:rPr>
                              </w:pPr>
                              <w:r>
                                <w:rPr>
                                  <w:sz w:val="20"/>
                                  <w:szCs w:val="20"/>
                                </w:rPr>
                                <w:t>(fokus khusus)</w:t>
                              </w:r>
                            </w:p>
                          </w:txbxContent>
                        </wps:txbx>
                        <wps:bodyPr rot="0" vert="horz" wrap="square" lIns="45720" tIns="26670" rIns="45720" bIns="26670" anchor="t" anchorCtr="0" upright="1">
                          <a:noAutofit/>
                        </wps:bodyPr>
                      </wps:wsp>
                      <wps:wsp>
                        <wps:cNvPr id="88" name="Rectangle 88"/>
                        <wps:cNvSpPr>
                          <a:spLocks noChangeArrowheads="1"/>
                        </wps:cNvSpPr>
                        <wps:spPr bwMode="auto">
                          <a:xfrm>
                            <a:off x="2598234" y="3445727"/>
                            <a:ext cx="1304646"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FA0B1" w14:textId="77777777" w:rsidR="00052D89" w:rsidRPr="00D40178" w:rsidRDefault="00052D89" w:rsidP="00052D89">
                              <w:pPr>
                                <w:spacing w:after="20"/>
                                <w:jc w:val="center"/>
                                <w:rPr>
                                  <w:sz w:val="32"/>
                                  <w:szCs w:val="32"/>
                                </w:rPr>
                              </w:pPr>
                              <w:r>
                                <w:rPr>
                                  <w:i/>
                                  <w:color w:val="404040"/>
                                  <w:sz w:val="20"/>
                                  <w:szCs w:val="20"/>
                                </w:rPr>
                                <w:t>Metode analisis</w:t>
                              </w:r>
                            </w:p>
                          </w:txbxContent>
                        </wps:txbx>
                        <wps:bodyPr rot="0" vert="horz" wrap="square" lIns="0" tIns="0" rIns="0" bIns="0" anchor="t" anchorCtr="0" upright="1">
                          <a:noAutofit/>
                        </wps:bodyPr>
                      </wps:wsp>
                      <wps:wsp>
                        <wps:cNvPr id="87" name="Rectangle: Rounded Corners 87"/>
                        <wps:cNvSpPr>
                          <a:spLocks noChangeArrowheads="1"/>
                        </wps:cNvSpPr>
                        <wps:spPr bwMode="auto">
                          <a:xfrm>
                            <a:off x="524082" y="3635209"/>
                            <a:ext cx="1717476" cy="573478"/>
                          </a:xfrm>
                          <a:prstGeom prst="roundRect">
                            <a:avLst>
                              <a:gd name="adj" fmla="val 20000"/>
                            </a:avLst>
                          </a:prstGeom>
                          <a:solidFill>
                            <a:srgbClr val="E3F2FD"/>
                          </a:solidFill>
                          <a:ln w="12700">
                            <a:solidFill>
                              <a:srgbClr val="1565C0"/>
                            </a:solidFill>
                            <a:round/>
                            <a:headEnd/>
                            <a:tailEnd/>
                          </a:ln>
                        </wps:spPr>
                        <wps:txbx>
                          <w:txbxContent>
                            <w:p w14:paraId="5D844D43" w14:textId="77777777" w:rsidR="00052D89" w:rsidRPr="00063B19" w:rsidRDefault="00052D89" w:rsidP="00052D89">
                              <w:pPr>
                                <w:jc w:val="center"/>
                                <w:rPr>
                                  <w:sz w:val="28"/>
                                  <w:szCs w:val="28"/>
                                </w:rPr>
                              </w:pPr>
                              <w:r>
                                <w:rPr>
                                  <w:b/>
                                  <w:sz w:val="20"/>
                                  <w:szCs w:val="20"/>
                                </w:rPr>
                                <w:t>Analisis Kuantitatif</w:t>
                              </w:r>
                            </w:p>
                            <w:p w14:paraId="3794EE90" w14:textId="64F72A22" w:rsidR="00052D89" w:rsidRPr="00063B19" w:rsidRDefault="00052D89" w:rsidP="00052D89">
                              <w:pPr>
                                <w:jc w:val="center"/>
                                <w:rPr>
                                  <w:sz w:val="32"/>
                                  <w:szCs w:val="32"/>
                                </w:rPr>
                              </w:pPr>
                              <w:r>
                                <w:rPr>
                                  <w:sz w:val="18"/>
                                  <w:szCs w:val="18"/>
                                </w:rPr>
                                <w:t>Survei &amp; kuesioner; Kruskal-Wallis</w:t>
                              </w:r>
                            </w:p>
                          </w:txbxContent>
                        </wps:txbx>
                        <wps:bodyPr rot="0" vert="horz" wrap="square" lIns="45720" tIns="26670" rIns="45720" bIns="26670" anchor="t" anchorCtr="0" upright="1">
                          <a:noAutofit/>
                        </wps:bodyPr>
                      </wps:wsp>
                      <wps:wsp>
                        <wps:cNvPr id="86" name="Rectangle: Rounded Corners 86"/>
                        <wps:cNvSpPr>
                          <a:spLocks noChangeArrowheads="1"/>
                        </wps:cNvSpPr>
                        <wps:spPr bwMode="auto">
                          <a:xfrm>
                            <a:off x="2376623" y="3622508"/>
                            <a:ext cx="1795235" cy="586179"/>
                          </a:xfrm>
                          <a:prstGeom prst="roundRect">
                            <a:avLst>
                              <a:gd name="adj" fmla="val 20000"/>
                            </a:avLst>
                          </a:prstGeom>
                          <a:solidFill>
                            <a:srgbClr val="E3F2FD"/>
                          </a:solidFill>
                          <a:ln w="12700">
                            <a:solidFill>
                              <a:srgbClr val="1565C0"/>
                            </a:solidFill>
                            <a:round/>
                            <a:headEnd/>
                            <a:tailEnd/>
                          </a:ln>
                        </wps:spPr>
                        <wps:txbx>
                          <w:txbxContent>
                            <w:p w14:paraId="6790E161" w14:textId="77777777" w:rsidR="00052D89" w:rsidRPr="00063B19" w:rsidRDefault="00052D89" w:rsidP="00052D89">
                              <w:pPr>
                                <w:jc w:val="center"/>
                                <w:rPr>
                                  <w:sz w:val="28"/>
                                  <w:szCs w:val="28"/>
                                </w:rPr>
                              </w:pPr>
                              <w:r>
                                <w:rPr>
                                  <w:b/>
                                  <w:sz w:val="20"/>
                                  <w:szCs w:val="20"/>
                                </w:rPr>
                                <w:t>Analisis Kualitatif</w:t>
                              </w:r>
                            </w:p>
                            <w:p w14:paraId="3C2322A0" w14:textId="77777777" w:rsidR="00052D89" w:rsidRPr="00063B19" w:rsidRDefault="00052D89" w:rsidP="00052D89">
                              <w:pPr>
                                <w:jc w:val="center"/>
                                <w:rPr>
                                  <w:sz w:val="32"/>
                                  <w:szCs w:val="32"/>
                                </w:rPr>
                              </w:pPr>
                              <w:r>
                                <w:rPr>
                                  <w:sz w:val="18"/>
                                  <w:szCs w:val="18"/>
                                </w:rPr>
                                <w:t>Wawancara &amp; FGD; analisis tematik</w:t>
                              </w:r>
                            </w:p>
                          </w:txbxContent>
                        </wps:txbx>
                        <wps:bodyPr rot="0" vert="horz" wrap="square" lIns="45720" tIns="26670" rIns="45720" bIns="26670" anchor="t" anchorCtr="0" upright="1">
                          <a:noAutofit/>
                        </wps:bodyPr>
                      </wps:wsp>
                      <wps:wsp>
                        <wps:cNvPr id="85" name="Rectangle: Rounded Corners 85"/>
                        <wps:cNvSpPr>
                          <a:spLocks noChangeArrowheads="1"/>
                        </wps:cNvSpPr>
                        <wps:spPr bwMode="auto">
                          <a:xfrm>
                            <a:off x="4283208" y="3598127"/>
                            <a:ext cx="1710996" cy="616422"/>
                          </a:xfrm>
                          <a:prstGeom prst="roundRect">
                            <a:avLst>
                              <a:gd name="adj" fmla="val 20000"/>
                            </a:avLst>
                          </a:prstGeom>
                          <a:solidFill>
                            <a:srgbClr val="E3F2FD"/>
                          </a:solidFill>
                          <a:ln w="12700">
                            <a:solidFill>
                              <a:srgbClr val="1565C0"/>
                            </a:solidFill>
                            <a:round/>
                            <a:headEnd/>
                            <a:tailEnd/>
                          </a:ln>
                        </wps:spPr>
                        <wps:txbx>
                          <w:txbxContent>
                            <w:p w14:paraId="2AF42C8B" w14:textId="77777777" w:rsidR="00052D89" w:rsidRPr="00063B19" w:rsidRDefault="00052D89" w:rsidP="00052D89">
                              <w:pPr>
                                <w:jc w:val="center"/>
                                <w:rPr>
                                  <w:sz w:val="28"/>
                                  <w:szCs w:val="28"/>
                                </w:rPr>
                              </w:pPr>
                              <w:r>
                                <w:rPr>
                                  <w:b/>
                                  <w:sz w:val="20"/>
                                  <w:szCs w:val="20"/>
                                </w:rPr>
                                <w:t>Analisis Stakeholder</w:t>
                              </w:r>
                            </w:p>
                            <w:p w14:paraId="745D90DB" w14:textId="77777777" w:rsidR="00052D89" w:rsidRPr="00063B19" w:rsidRDefault="00052D89" w:rsidP="00052D89">
                              <w:pPr>
                                <w:jc w:val="center"/>
                                <w:rPr>
                                  <w:sz w:val="36"/>
                                  <w:szCs w:val="36"/>
                                </w:rPr>
                              </w:pPr>
                              <w:r>
                                <w:rPr>
                                  <w:sz w:val="20"/>
                                  <w:szCs w:val="20"/>
                                </w:rPr>
                                <w:t>Matriks kepentingan-pengaruh</w:t>
                              </w:r>
                            </w:p>
                          </w:txbxContent>
                        </wps:txbx>
                        <wps:bodyPr rot="0" vert="horz" wrap="square" lIns="45720" tIns="26670" rIns="45720" bIns="26670" anchor="t" anchorCtr="0" upright="1">
                          <a:noAutofit/>
                        </wps:bodyPr>
                      </wps:wsp>
                      <wps:wsp>
                        <wps:cNvPr id="79" name="Rectangle 79"/>
                        <wps:cNvSpPr>
                          <a:spLocks noChangeArrowheads="1"/>
                        </wps:cNvSpPr>
                        <wps:spPr bwMode="auto">
                          <a:xfrm>
                            <a:off x="2698595" y="4360127"/>
                            <a:ext cx="967963"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1FA14" w14:textId="77777777" w:rsidR="00052D89" w:rsidRPr="00D40178" w:rsidRDefault="00052D89" w:rsidP="00052D89">
                              <w:pPr>
                                <w:spacing w:after="20"/>
                                <w:jc w:val="center"/>
                                <w:rPr>
                                  <w:sz w:val="32"/>
                                  <w:szCs w:val="32"/>
                                </w:rPr>
                              </w:pPr>
                              <w:r>
                                <w:rPr>
                                  <w:i/>
                                  <w:color w:val="404040"/>
                                  <w:sz w:val="20"/>
                                  <w:szCs w:val="20"/>
                                </w:rPr>
                                <w:t>Output penelitian</w:t>
                              </w:r>
                            </w:p>
                          </w:txbxContent>
                        </wps:txbx>
                        <wps:bodyPr rot="0" vert="horz" wrap="square" lIns="0" tIns="0" rIns="0" bIns="0" anchor="t" anchorCtr="0" upright="1">
                          <a:noAutofit/>
                        </wps:bodyPr>
                      </wps:wsp>
                      <wps:wsp>
                        <wps:cNvPr id="78" name="Rectangle: Rounded Corners 78"/>
                        <wps:cNvSpPr>
                          <a:spLocks noChangeArrowheads="1"/>
                        </wps:cNvSpPr>
                        <wps:spPr bwMode="auto">
                          <a:xfrm>
                            <a:off x="245327" y="4616604"/>
                            <a:ext cx="889000" cy="828897"/>
                          </a:xfrm>
                          <a:prstGeom prst="roundRect">
                            <a:avLst>
                              <a:gd name="adj" fmla="val 20000"/>
                            </a:avLst>
                          </a:prstGeom>
                          <a:solidFill>
                            <a:srgbClr val="E8F5E9"/>
                          </a:solidFill>
                          <a:ln w="12700">
                            <a:solidFill>
                              <a:srgbClr val="2E7D32"/>
                            </a:solidFill>
                            <a:round/>
                            <a:headEnd/>
                            <a:tailEnd/>
                          </a:ln>
                        </wps:spPr>
                        <wps:txbx>
                          <w:txbxContent>
                            <w:p w14:paraId="6503C33B" w14:textId="77777777" w:rsidR="00052D89" w:rsidRPr="00063B19" w:rsidRDefault="00052D89" w:rsidP="00052D89">
                              <w:pPr>
                                <w:jc w:val="center"/>
                                <w:rPr>
                                  <w:sz w:val="32"/>
                                  <w:szCs w:val="32"/>
                                </w:rPr>
                              </w:pPr>
                              <w:r>
                                <w:rPr>
                                  <w:b/>
                                  <w:sz w:val="20"/>
                                  <w:szCs w:val="20"/>
                                </w:rPr>
                                <w:t>Peta Persepsi</w:t>
                              </w:r>
                            </w:p>
                            <w:p w14:paraId="5C6592D6" w14:textId="66A1E10A" w:rsidR="00052D89" w:rsidRPr="00D25885" w:rsidRDefault="00BA54DF" w:rsidP="00052D89">
                              <w:pPr>
                                <w:jc w:val="center"/>
                                <w:rPr>
                                  <w:sz w:val="32"/>
                                  <w:szCs w:val="32"/>
                                </w:rPr>
                              </w:pPr>
                              <w:r>
                                <w:rPr>
                                  <w:sz w:val="16"/>
                                  <w:szCs w:val="16"/>
                                </w:rPr>
                                <w:t>Empat dimensi keberlanjutan dan tata kelola</w:t>
                              </w:r>
                            </w:p>
                          </w:txbxContent>
                        </wps:txbx>
                        <wps:bodyPr rot="0" vert="horz" wrap="square" lIns="45720" tIns="26670" rIns="45720" bIns="26670" anchor="t" anchorCtr="0" upright="1">
                          <a:noAutofit/>
                        </wps:bodyPr>
                      </wps:wsp>
                      <wps:wsp>
                        <wps:cNvPr id="77" name="Rectangle: Rounded Corners 77"/>
                        <wps:cNvSpPr>
                          <a:spLocks noChangeArrowheads="1"/>
                        </wps:cNvSpPr>
                        <wps:spPr bwMode="auto">
                          <a:xfrm>
                            <a:off x="1188626" y="4610256"/>
                            <a:ext cx="1225550" cy="749300"/>
                          </a:xfrm>
                          <a:prstGeom prst="roundRect">
                            <a:avLst>
                              <a:gd name="adj" fmla="val 20000"/>
                            </a:avLst>
                          </a:prstGeom>
                          <a:solidFill>
                            <a:srgbClr val="E8F5E9"/>
                          </a:solidFill>
                          <a:ln w="12700">
                            <a:solidFill>
                              <a:srgbClr val="2E7D32"/>
                            </a:solidFill>
                            <a:round/>
                            <a:headEnd/>
                            <a:tailEnd/>
                          </a:ln>
                        </wps:spPr>
                        <wps:txbx>
                          <w:txbxContent>
                            <w:p w14:paraId="3FBF04DE" w14:textId="77777777" w:rsidR="00052D89" w:rsidRPr="00540DB8" w:rsidRDefault="00052D89" w:rsidP="00052D89">
                              <w:pPr>
                                <w:jc w:val="center"/>
                                <w:rPr>
                                  <w:sz w:val="32"/>
                                  <w:szCs w:val="32"/>
                                </w:rPr>
                              </w:pPr>
                              <w:r>
                                <w:rPr>
                                  <w:b/>
                                  <w:sz w:val="20"/>
                                  <w:szCs w:val="20"/>
                                </w:rPr>
                                <w:t>Klasifikasi Stakeholder</w:t>
                              </w:r>
                            </w:p>
                            <w:p w14:paraId="1E2A8C6C" w14:textId="77777777" w:rsidR="00052D89" w:rsidRPr="00D25885" w:rsidRDefault="00052D89" w:rsidP="00052D89">
                              <w:pPr>
                                <w:jc w:val="center"/>
                                <w:rPr>
                                  <w:sz w:val="32"/>
                                  <w:szCs w:val="32"/>
                                </w:rPr>
                              </w:pPr>
                              <w:r>
                                <w:rPr>
                                  <w:sz w:val="18"/>
                                  <w:szCs w:val="18"/>
                                </w:rPr>
                                <w:t>Matriks kepentingan-pengaruh</w:t>
                              </w:r>
                            </w:p>
                          </w:txbxContent>
                        </wps:txbx>
                        <wps:bodyPr rot="0" vert="horz" wrap="square" lIns="45720" tIns="26670" rIns="45720" bIns="26670" anchor="t" anchorCtr="0" upright="1">
                          <a:noAutofit/>
                        </wps:bodyPr>
                      </wps:wsp>
                      <wps:wsp>
                        <wps:cNvPr id="76" name="Rectangle: Rounded Corners 76"/>
                        <wps:cNvSpPr>
                          <a:spLocks noChangeArrowheads="1"/>
                        </wps:cNvSpPr>
                        <wps:spPr bwMode="auto">
                          <a:xfrm>
                            <a:off x="2469684" y="4616605"/>
                            <a:ext cx="1257810" cy="742950"/>
                          </a:xfrm>
                          <a:prstGeom prst="roundRect">
                            <a:avLst>
                              <a:gd name="adj" fmla="val 20000"/>
                            </a:avLst>
                          </a:prstGeom>
                          <a:solidFill>
                            <a:srgbClr val="E8F5E9"/>
                          </a:solidFill>
                          <a:ln w="12700">
                            <a:solidFill>
                              <a:srgbClr val="2E7D32"/>
                            </a:solidFill>
                            <a:round/>
                            <a:headEnd/>
                            <a:tailEnd/>
                          </a:ln>
                        </wps:spPr>
                        <wps:txbx>
                          <w:txbxContent>
                            <w:p w14:paraId="6159C18E" w14:textId="77777777" w:rsidR="00052D89" w:rsidRPr="00540DB8" w:rsidRDefault="00052D89" w:rsidP="00052D89">
                              <w:pPr>
                                <w:jc w:val="center"/>
                                <w:rPr>
                                  <w:sz w:val="32"/>
                                  <w:szCs w:val="32"/>
                                </w:rPr>
                              </w:pPr>
                              <w:r>
                                <w:rPr>
                                  <w:b/>
                                  <w:sz w:val="20"/>
                                  <w:szCs w:val="20"/>
                                </w:rPr>
                                <w:t>Faktor Pendukung/ Penghambat</w:t>
                              </w:r>
                            </w:p>
                            <w:p w14:paraId="4B6358E0" w14:textId="77777777" w:rsidR="00052D89" w:rsidRPr="00540DB8" w:rsidRDefault="00052D89" w:rsidP="00052D89">
                              <w:pPr>
                                <w:jc w:val="center"/>
                                <w:rPr>
                                  <w:sz w:val="32"/>
                                  <w:szCs w:val="32"/>
                                </w:rPr>
                              </w:pPr>
                              <w:r>
                                <w:rPr>
                                  <w:sz w:val="18"/>
                                  <w:szCs w:val="18"/>
                                </w:rPr>
                                <w:t>Keberlanjutan pengelolaan</w:t>
                              </w:r>
                            </w:p>
                          </w:txbxContent>
                        </wps:txbx>
                        <wps:bodyPr rot="0" vert="horz" wrap="square" lIns="45720" tIns="26670" rIns="45720" bIns="26670" anchor="t" anchorCtr="0" upright="1">
                          <a:noAutofit/>
                        </wps:bodyPr>
                      </wps:wsp>
                      <wps:wsp>
                        <wps:cNvPr id="75" name="Rectangle: Rounded Corners 75"/>
                        <wps:cNvSpPr>
                          <a:spLocks noChangeArrowheads="1"/>
                        </wps:cNvSpPr>
                        <wps:spPr bwMode="auto">
                          <a:xfrm>
                            <a:off x="3771944" y="4616605"/>
                            <a:ext cx="1422417" cy="736600"/>
                          </a:xfrm>
                          <a:prstGeom prst="roundRect">
                            <a:avLst>
                              <a:gd name="adj" fmla="val 20000"/>
                            </a:avLst>
                          </a:prstGeom>
                          <a:solidFill>
                            <a:srgbClr val="E8F5E9"/>
                          </a:solidFill>
                          <a:ln w="12700">
                            <a:solidFill>
                              <a:srgbClr val="2E7D32"/>
                            </a:solidFill>
                            <a:round/>
                            <a:headEnd/>
                            <a:tailEnd/>
                          </a:ln>
                        </wps:spPr>
                        <wps:txbx>
                          <w:txbxContent>
                            <w:p w14:paraId="3D555F9E" w14:textId="577CB111" w:rsidR="00052D89" w:rsidRPr="00540DB8" w:rsidRDefault="00D30986" w:rsidP="00052D89">
                              <w:pPr>
                                <w:jc w:val="center"/>
                                <w:rPr>
                                  <w:sz w:val="32"/>
                                  <w:szCs w:val="32"/>
                                </w:rPr>
                              </w:pPr>
                              <w:r>
                                <w:rPr>
                                  <w:b/>
                                  <w:sz w:val="20"/>
                                  <w:szCs w:val="20"/>
                                </w:rPr>
                                <w:t>Identifikasi Isu Strategis</w:t>
                              </w:r>
                            </w:p>
                            <w:p w14:paraId="0F420CDD" w14:textId="634AFA7A" w:rsidR="00052D89" w:rsidRPr="00540DB8" w:rsidRDefault="00D30986" w:rsidP="00D30986">
                              <w:pPr>
                                <w:jc w:val="center"/>
                                <w:rPr>
                                  <w:sz w:val="32"/>
                                  <w:szCs w:val="32"/>
                                </w:rPr>
                              </w:pPr>
                              <w:r>
                                <w:rPr>
                                  <w:sz w:val="18"/>
                                  <w:szCs w:val="18"/>
                                </w:rPr>
                                <w:t>Integrasi hasil analisis kuantitatif dan kualitatif,</w:t>
                              </w:r>
                            </w:p>
                          </w:txbxContent>
                        </wps:txbx>
                        <wps:bodyPr rot="0" vert="horz" wrap="square" lIns="45720" tIns="26670" rIns="45720" bIns="26670" anchor="t" anchorCtr="0" upright="1">
                          <a:noAutofit/>
                        </wps:bodyPr>
                      </wps:wsp>
                      <wps:wsp>
                        <wps:cNvPr id="74" name="Rectangle: Rounded Corners 74"/>
                        <wps:cNvSpPr>
                          <a:spLocks noChangeArrowheads="1"/>
                        </wps:cNvSpPr>
                        <wps:spPr bwMode="auto">
                          <a:xfrm>
                            <a:off x="5238810" y="4616605"/>
                            <a:ext cx="975516" cy="723900"/>
                          </a:xfrm>
                          <a:prstGeom prst="roundRect">
                            <a:avLst>
                              <a:gd name="adj" fmla="val 20000"/>
                            </a:avLst>
                          </a:prstGeom>
                          <a:solidFill>
                            <a:srgbClr val="E8F5E9"/>
                          </a:solidFill>
                          <a:ln w="12700">
                            <a:solidFill>
                              <a:srgbClr val="2E7D32"/>
                            </a:solidFill>
                            <a:round/>
                            <a:headEnd/>
                            <a:tailEnd/>
                          </a:ln>
                        </wps:spPr>
                        <wps:txbx>
                          <w:txbxContent>
                            <w:p w14:paraId="73F4334E" w14:textId="77777777" w:rsidR="00052D89" w:rsidRPr="00540DB8" w:rsidRDefault="00052D89" w:rsidP="00052D89">
                              <w:pPr>
                                <w:jc w:val="center"/>
                                <w:rPr>
                                  <w:sz w:val="32"/>
                                  <w:szCs w:val="32"/>
                                </w:rPr>
                              </w:pPr>
                              <w:r>
                                <w:rPr>
                                  <w:b/>
                                  <w:sz w:val="20"/>
                                  <w:szCs w:val="20"/>
                                </w:rPr>
                                <w:t>Rekomendasi Strategis</w:t>
                              </w:r>
                            </w:p>
                            <w:p w14:paraId="7A6119F0" w14:textId="77777777" w:rsidR="00052D89" w:rsidRPr="00CF66A0" w:rsidRDefault="00052D89" w:rsidP="00052D89">
                              <w:pPr>
                                <w:jc w:val="center"/>
                                <w:rPr>
                                  <w:sz w:val="32"/>
                                  <w:szCs w:val="32"/>
                                </w:rPr>
                              </w:pPr>
                              <w:r>
                                <w:rPr>
                                  <w:sz w:val="18"/>
                                  <w:szCs w:val="18"/>
                                </w:rPr>
                                <w:t>Dasar kebijakan</w:t>
                              </w:r>
                            </w:p>
                          </w:txbxContent>
                        </wps:txbx>
                        <wps:bodyPr rot="0" vert="horz" wrap="square" lIns="45720" tIns="26670" rIns="45720" bIns="26670" anchor="t" anchorCtr="0" upright="1">
                          <a:noAutofit/>
                        </wps:bodyPr>
                      </wps:wsp>
                      <wps:wsp>
                        <wps:cNvPr id="68" name="Rectangle: Rounded Corners 68"/>
                        <wps:cNvSpPr>
                          <a:spLocks noChangeArrowheads="1"/>
                        </wps:cNvSpPr>
                        <wps:spPr bwMode="auto">
                          <a:xfrm>
                            <a:off x="557561" y="5586761"/>
                            <a:ext cx="5334000" cy="685800"/>
                          </a:xfrm>
                          <a:prstGeom prst="roundRect">
                            <a:avLst>
                              <a:gd name="adj" fmla="val 20000"/>
                            </a:avLst>
                          </a:prstGeom>
                          <a:solidFill>
                            <a:srgbClr val="FCE4E4"/>
                          </a:solidFill>
                          <a:ln w="12700">
                            <a:solidFill>
                              <a:srgbClr val="C0392B"/>
                            </a:solidFill>
                            <a:round/>
                            <a:headEnd/>
                            <a:tailEnd/>
                          </a:ln>
                        </wps:spPr>
                        <wps:txbx>
                          <w:txbxContent>
                            <w:p w14:paraId="7A2D0DE3" w14:textId="77777777" w:rsidR="00052D89" w:rsidRPr="00D40178" w:rsidRDefault="00052D89" w:rsidP="00052D89">
                              <w:pPr>
                                <w:jc w:val="center"/>
                                <w:rPr>
                                  <w:sz w:val="28"/>
                                  <w:szCs w:val="28"/>
                                </w:rPr>
                              </w:pPr>
                              <w:r>
                                <w:rPr>
                                  <w:b/>
                                </w:rPr>
                                <w:t>Tujuan Akhir</w:t>
                              </w:r>
                            </w:p>
                            <w:p w14:paraId="2D7AA77D" w14:textId="77777777" w:rsidR="00052D89" w:rsidRPr="00D40178" w:rsidRDefault="00052D89" w:rsidP="00052D89">
                              <w:pPr>
                                <w:jc w:val="center"/>
                                <w:rPr>
                                  <w:sz w:val="36"/>
                                  <w:szCs w:val="36"/>
                                </w:rPr>
                              </w:pPr>
                              <w:r>
                                <w:rPr>
                                  <w:sz w:val="22"/>
                                  <w:szCs w:val="22"/>
                                </w:rPr>
                                <w:t>Strategi kebijakan partisipatif berbasis persepsi dan peran</w:t>
                              </w:r>
                            </w:p>
                            <w:p w14:paraId="55784126" w14:textId="5C488187" w:rsidR="00052D89" w:rsidRPr="00D40178" w:rsidRDefault="00052D89" w:rsidP="00052D89">
                              <w:pPr>
                                <w:jc w:val="center"/>
                                <w:rPr>
                                  <w:sz w:val="36"/>
                                  <w:szCs w:val="36"/>
                                </w:rPr>
                              </w:pPr>
                              <w:r>
                                <w:rPr>
                                  <w:sz w:val="22"/>
                                  <w:szCs w:val="22"/>
                                </w:rPr>
                                <w:t>stakeholder dalam pengelolaan perikanan tangkap berkelanjutan di Kota Cilegon</w:t>
                              </w:r>
                            </w:p>
                          </w:txbxContent>
                        </wps:txbx>
                        <wps:bodyPr rot="0" vert="horz" wrap="square" lIns="45720" tIns="26670" rIns="45720" bIns="26670" anchor="t" anchorCtr="0" upright="1">
                          <a:noAutofit/>
                        </wps:bodyPr>
                      </wps:wsp>
                      <wps:wsp>
                        <wps:cNvPr id="67" name="Rectangle 67"/>
                        <wps:cNvSpPr>
                          <a:spLocks noChangeArrowheads="1"/>
                        </wps:cNvSpPr>
                        <wps:spPr bwMode="auto">
                          <a:xfrm>
                            <a:off x="747132" y="6501161"/>
                            <a:ext cx="203200" cy="152400"/>
                          </a:xfrm>
                          <a:prstGeom prst="rect">
                            <a:avLst/>
                          </a:prstGeom>
                          <a:solidFill>
                            <a:srgbClr val="FCE4E4"/>
                          </a:solidFill>
                          <a:ln w="12700">
                            <a:solidFill>
                              <a:srgbClr val="C0392B"/>
                            </a:solidFill>
                            <a:miter lim="800000"/>
                            <a:headEnd/>
                            <a:tailEnd/>
                          </a:ln>
                        </wps:spPr>
                        <wps:txbx>
                          <w:txbxContent>
                            <w:p w14:paraId="01682760" w14:textId="77777777" w:rsidR="00052D89" w:rsidRDefault="00052D89" w:rsidP="00052D89"/>
                          </w:txbxContent>
                        </wps:txbx>
                        <wps:bodyPr rot="0" vert="horz" wrap="square" lIns="45720" tIns="26670" rIns="45720" bIns="26670" anchor="t" anchorCtr="0" upright="1">
                          <a:noAutofit/>
                        </wps:bodyPr>
                      </wps:wsp>
                      <wps:wsp>
                        <wps:cNvPr id="66" name="Rectangle 66"/>
                        <wps:cNvSpPr>
                          <a:spLocks noChangeArrowheads="1"/>
                        </wps:cNvSpPr>
                        <wps:spPr bwMode="auto">
                          <a:xfrm>
                            <a:off x="1003610" y="6478858"/>
                            <a:ext cx="126365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B35D1" w14:textId="42E63204" w:rsidR="00052D89" w:rsidRPr="00054D12" w:rsidRDefault="00052D89" w:rsidP="00052D89">
                              <w:pPr>
                                <w:spacing w:after="20"/>
                                <w:rPr>
                                  <w:sz w:val="36"/>
                                  <w:szCs w:val="36"/>
                                </w:rPr>
                              </w:pPr>
                              <w:r>
                                <w:rPr>
                                  <w:color w:val="404040"/>
                                  <w:sz w:val="20"/>
                                  <w:szCs w:val="20"/>
                                </w:rPr>
                                <w:t>Kondisi &amp; tujuan akhir</w:t>
                              </w:r>
                            </w:p>
                          </w:txbxContent>
                        </wps:txbx>
                        <wps:bodyPr rot="0" vert="horz" wrap="square" lIns="0" tIns="0" rIns="0" bIns="0" anchor="t" anchorCtr="0" upright="1">
                          <a:noAutofit/>
                        </wps:bodyPr>
                      </wps:wsp>
                      <wps:wsp>
                        <wps:cNvPr id="65" name="Rectangle 65"/>
                        <wps:cNvSpPr>
                          <a:spLocks noChangeArrowheads="1"/>
                        </wps:cNvSpPr>
                        <wps:spPr bwMode="auto">
                          <a:xfrm>
                            <a:off x="2720898" y="6501161"/>
                            <a:ext cx="203200" cy="152400"/>
                          </a:xfrm>
                          <a:prstGeom prst="rect">
                            <a:avLst/>
                          </a:prstGeom>
                          <a:solidFill>
                            <a:srgbClr val="FDF2D0"/>
                          </a:solidFill>
                          <a:ln w="12700">
                            <a:solidFill>
                              <a:srgbClr val="B9770E"/>
                            </a:solidFill>
                            <a:miter lim="800000"/>
                            <a:headEnd/>
                            <a:tailEnd/>
                          </a:ln>
                        </wps:spPr>
                        <wps:txbx>
                          <w:txbxContent>
                            <w:p w14:paraId="100C3F4A" w14:textId="77777777" w:rsidR="00052D89" w:rsidRDefault="00052D89" w:rsidP="00052D89"/>
                          </w:txbxContent>
                        </wps:txbx>
                        <wps:bodyPr rot="0" vert="horz" wrap="square" lIns="45720" tIns="26670" rIns="45720" bIns="26670" anchor="t" anchorCtr="0" upright="1">
                          <a:noAutofit/>
                        </wps:bodyPr>
                      </wps:wsp>
                      <wps:wsp>
                        <wps:cNvPr id="64" name="Rectangle 64"/>
                        <wps:cNvSpPr>
                          <a:spLocks noChangeArrowheads="1"/>
                        </wps:cNvSpPr>
                        <wps:spPr bwMode="auto">
                          <a:xfrm>
                            <a:off x="2977376" y="6478858"/>
                            <a:ext cx="1063612"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4A6E1" w14:textId="77777777" w:rsidR="00052D89" w:rsidRPr="00054D12" w:rsidRDefault="00052D89" w:rsidP="00052D89">
                              <w:pPr>
                                <w:spacing w:after="20"/>
                                <w:rPr>
                                  <w:sz w:val="36"/>
                                  <w:szCs w:val="36"/>
                                </w:rPr>
                              </w:pPr>
                              <w:r>
                                <w:rPr>
                                  <w:color w:val="404040"/>
                                  <w:sz w:val="20"/>
                                  <w:szCs w:val="20"/>
                                </w:rPr>
                                <w:t>Fokus kajian</w:t>
                              </w:r>
                            </w:p>
                          </w:txbxContent>
                        </wps:txbx>
                        <wps:bodyPr rot="0" vert="horz" wrap="square" lIns="0" tIns="0" rIns="0" bIns="0" anchor="t" anchorCtr="0" upright="1">
                          <a:noAutofit/>
                        </wps:bodyPr>
                      </wps:wsp>
                      <wps:wsp>
                        <wps:cNvPr id="63" name="Rectangle 63"/>
                        <wps:cNvSpPr>
                          <a:spLocks noChangeArrowheads="1"/>
                        </wps:cNvSpPr>
                        <wps:spPr bwMode="auto">
                          <a:xfrm>
                            <a:off x="4683512" y="6501161"/>
                            <a:ext cx="203200" cy="152400"/>
                          </a:xfrm>
                          <a:prstGeom prst="rect">
                            <a:avLst/>
                          </a:prstGeom>
                          <a:solidFill>
                            <a:srgbClr val="EDE7F6"/>
                          </a:solidFill>
                          <a:ln w="12700">
                            <a:solidFill>
                              <a:srgbClr val="5E35B1"/>
                            </a:solidFill>
                            <a:miter lim="800000"/>
                            <a:headEnd/>
                            <a:tailEnd/>
                          </a:ln>
                        </wps:spPr>
                        <wps:txbx>
                          <w:txbxContent>
                            <w:p w14:paraId="1EE2CF48" w14:textId="77777777" w:rsidR="00052D89" w:rsidRDefault="00052D89" w:rsidP="00052D89"/>
                          </w:txbxContent>
                        </wps:txbx>
                        <wps:bodyPr rot="0" vert="horz" wrap="square" lIns="45720" tIns="26670" rIns="45720" bIns="26670" anchor="t" anchorCtr="0" upright="1">
                          <a:noAutofit/>
                        </wps:bodyPr>
                      </wps:wsp>
                      <wps:wsp>
                        <wps:cNvPr id="62" name="Rectangle 62"/>
                        <wps:cNvSpPr>
                          <a:spLocks noChangeArrowheads="1"/>
                        </wps:cNvSpPr>
                        <wps:spPr bwMode="auto">
                          <a:xfrm>
                            <a:off x="4939990" y="6478858"/>
                            <a:ext cx="144145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6CE86" w14:textId="77777777" w:rsidR="00052D89" w:rsidRPr="00054D12" w:rsidRDefault="00052D89" w:rsidP="00052D89">
                              <w:pPr>
                                <w:spacing w:after="20"/>
                                <w:rPr>
                                  <w:sz w:val="36"/>
                                  <w:szCs w:val="36"/>
                                </w:rPr>
                              </w:pPr>
                              <w:r>
                                <w:rPr>
                                  <w:color w:val="404040"/>
                                  <w:sz w:val="20"/>
                                  <w:szCs w:val="20"/>
                                </w:rPr>
                                <w:t>Persepsi stakeholder</w:t>
                              </w:r>
                            </w:p>
                          </w:txbxContent>
                        </wps:txbx>
                        <wps:bodyPr rot="0" vert="horz" wrap="square" lIns="0" tIns="0" rIns="0" bIns="0" anchor="t" anchorCtr="0" upright="1">
                          <a:noAutofit/>
                        </wps:bodyPr>
                      </wps:wsp>
                      <wps:wsp>
                        <wps:cNvPr id="61" name="Rectangle 61"/>
                        <wps:cNvSpPr>
                          <a:spLocks noChangeArrowheads="1"/>
                        </wps:cNvSpPr>
                        <wps:spPr bwMode="auto">
                          <a:xfrm>
                            <a:off x="747132" y="6757639"/>
                            <a:ext cx="203200" cy="152400"/>
                          </a:xfrm>
                          <a:prstGeom prst="rect">
                            <a:avLst/>
                          </a:prstGeom>
                          <a:solidFill>
                            <a:srgbClr val="E8F5E9"/>
                          </a:solidFill>
                          <a:ln w="12700">
                            <a:solidFill>
                              <a:srgbClr val="2E7D32"/>
                            </a:solidFill>
                            <a:miter lim="800000"/>
                            <a:headEnd/>
                            <a:tailEnd/>
                          </a:ln>
                        </wps:spPr>
                        <wps:txbx>
                          <w:txbxContent>
                            <w:p w14:paraId="179DF4ED" w14:textId="77777777" w:rsidR="00052D89" w:rsidRDefault="00052D89" w:rsidP="00052D89"/>
                          </w:txbxContent>
                        </wps:txbx>
                        <wps:bodyPr rot="0" vert="horz" wrap="square" lIns="45720" tIns="26670" rIns="45720" bIns="26670" anchor="t" anchorCtr="0" upright="1">
                          <a:noAutofit/>
                        </wps:bodyPr>
                      </wps:wsp>
                      <wps:wsp>
                        <wps:cNvPr id="60" name="Rectangle 60"/>
                        <wps:cNvSpPr>
                          <a:spLocks noChangeArrowheads="1"/>
                        </wps:cNvSpPr>
                        <wps:spPr bwMode="auto">
                          <a:xfrm>
                            <a:off x="1003610" y="6724185"/>
                            <a:ext cx="841707"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9E085" w14:textId="77777777" w:rsidR="00052D89" w:rsidRPr="00054D12" w:rsidRDefault="00052D89" w:rsidP="00052D89">
                              <w:pPr>
                                <w:spacing w:after="20"/>
                                <w:rPr>
                                  <w:sz w:val="36"/>
                                  <w:szCs w:val="36"/>
                                </w:rPr>
                              </w:pPr>
                              <w:r>
                                <w:rPr>
                                  <w:color w:val="404040"/>
                                  <w:sz w:val="20"/>
                                  <w:szCs w:val="20"/>
                                </w:rPr>
                                <w:t>Dimensi utama</w:t>
                              </w:r>
                            </w:p>
                          </w:txbxContent>
                        </wps:txbx>
                        <wps:bodyPr rot="0" vert="horz" wrap="square" lIns="0" tIns="0" rIns="0" bIns="0" anchor="t" anchorCtr="0" upright="1">
                          <a:noAutofit/>
                        </wps:bodyPr>
                      </wps:wsp>
                      <wps:wsp>
                        <wps:cNvPr id="59" name="Rectangle 59"/>
                        <wps:cNvSpPr>
                          <a:spLocks noChangeArrowheads="1"/>
                        </wps:cNvSpPr>
                        <wps:spPr bwMode="auto">
                          <a:xfrm>
                            <a:off x="2720898" y="6757639"/>
                            <a:ext cx="203200" cy="152400"/>
                          </a:xfrm>
                          <a:prstGeom prst="rect">
                            <a:avLst/>
                          </a:prstGeom>
                          <a:solidFill>
                            <a:srgbClr val="EDE7F6"/>
                          </a:solidFill>
                          <a:ln w="12700">
                            <a:solidFill>
                              <a:srgbClr val="5E35B1"/>
                            </a:solidFill>
                            <a:miter lim="800000"/>
                            <a:headEnd/>
                            <a:tailEnd/>
                          </a:ln>
                        </wps:spPr>
                        <wps:txbx>
                          <w:txbxContent>
                            <w:p w14:paraId="58B71F8A" w14:textId="77777777" w:rsidR="00052D89" w:rsidRDefault="00052D89" w:rsidP="00052D89"/>
                          </w:txbxContent>
                        </wps:txbx>
                        <wps:bodyPr rot="0" vert="horz" wrap="square" lIns="45720" tIns="26670" rIns="45720" bIns="26670" anchor="t" anchorCtr="0" upright="1">
                          <a:noAutofit/>
                        </wps:bodyPr>
                      </wps:wsp>
                      <wps:wsp>
                        <wps:cNvPr id="58" name="Rectangle 58"/>
                        <wps:cNvSpPr>
                          <a:spLocks noChangeArrowheads="1"/>
                        </wps:cNvSpPr>
                        <wps:spPr bwMode="auto">
                          <a:xfrm>
                            <a:off x="2977376" y="6724185"/>
                            <a:ext cx="151765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1C714" w14:textId="77777777" w:rsidR="00052D89" w:rsidRPr="00054D12" w:rsidRDefault="00052D89" w:rsidP="00052D89">
                              <w:pPr>
                                <w:spacing w:after="20"/>
                                <w:rPr>
                                  <w:sz w:val="36"/>
                                  <w:szCs w:val="36"/>
                                </w:rPr>
                              </w:pPr>
                              <w:r>
                                <w:rPr>
                                  <w:color w:val="404040"/>
                                  <w:sz w:val="20"/>
                                  <w:szCs w:val="20"/>
                                </w:rPr>
                                <w:t>Tata kelola (fokus khusus)</w:t>
                              </w:r>
                            </w:p>
                          </w:txbxContent>
                        </wps:txbx>
                        <wps:bodyPr rot="0" vert="horz" wrap="square" lIns="0" tIns="0" rIns="0" bIns="0" anchor="t" anchorCtr="0" upright="1">
                          <a:noAutofit/>
                        </wps:bodyPr>
                      </wps:wsp>
                      <wps:wsp>
                        <wps:cNvPr id="57" name="Rectangle 57"/>
                        <wps:cNvSpPr>
                          <a:spLocks noChangeArrowheads="1"/>
                        </wps:cNvSpPr>
                        <wps:spPr bwMode="auto">
                          <a:xfrm>
                            <a:off x="4683512" y="6757639"/>
                            <a:ext cx="203200" cy="152400"/>
                          </a:xfrm>
                          <a:prstGeom prst="rect">
                            <a:avLst/>
                          </a:prstGeom>
                          <a:solidFill>
                            <a:srgbClr val="E3F2FD"/>
                          </a:solidFill>
                          <a:ln w="12700">
                            <a:solidFill>
                              <a:srgbClr val="1565C0"/>
                            </a:solidFill>
                            <a:miter lim="800000"/>
                            <a:headEnd/>
                            <a:tailEnd/>
                          </a:ln>
                        </wps:spPr>
                        <wps:txbx>
                          <w:txbxContent>
                            <w:p w14:paraId="6A7F0ADA" w14:textId="77777777" w:rsidR="00052D89" w:rsidRDefault="00052D89" w:rsidP="00052D89"/>
                          </w:txbxContent>
                        </wps:txbx>
                        <wps:bodyPr rot="0" vert="horz" wrap="square" lIns="45720" tIns="26670" rIns="45720" bIns="26670" anchor="t" anchorCtr="0" upright="1">
                          <a:noAutofit/>
                        </wps:bodyPr>
                      </wps:wsp>
                      <wps:wsp>
                        <wps:cNvPr id="56" name="Rectangle 56"/>
                        <wps:cNvSpPr>
                          <a:spLocks noChangeArrowheads="1"/>
                        </wps:cNvSpPr>
                        <wps:spPr bwMode="auto">
                          <a:xfrm>
                            <a:off x="4939990" y="6724185"/>
                            <a:ext cx="10414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03D11" w14:textId="77777777" w:rsidR="00052D89" w:rsidRPr="00054D12" w:rsidRDefault="00052D89" w:rsidP="00052D89">
                              <w:pPr>
                                <w:spacing w:after="20"/>
                                <w:rPr>
                                  <w:sz w:val="36"/>
                                  <w:szCs w:val="36"/>
                                </w:rPr>
                              </w:pPr>
                              <w:r>
                                <w:rPr>
                                  <w:color w:val="404040"/>
                                  <w:sz w:val="20"/>
                                  <w:szCs w:val="20"/>
                                </w:rPr>
                                <w:t>Metode analisis</w:t>
                              </w:r>
                            </w:p>
                          </w:txbxContent>
                        </wps:txbx>
                        <wps:bodyPr rot="0" vert="horz" wrap="square" lIns="0" tIns="0" rIns="0" bIns="0" anchor="t" anchorCtr="0" upright="1">
                          <a:noAutofit/>
                        </wps:bodyPr>
                      </wps:wsp>
                    </wpg:wgp>
                  </a:graphicData>
                </a:graphic>
                <wp14:sizeRelH relativeFrom="margin">
                  <wp14:pctWidth>0</wp14:pctWidth>
                </wp14:sizeRelH>
              </wp:anchor>
            </w:drawing>
          </mc:Choice>
          <mc:Fallback>
            <w:pict>
              <v:group w14:anchorId="31592226" id="Group 108" o:spid="_x0000_s1026" style="position:absolute;left:0;text-align:left;margin-left:-19.75pt;margin-top:6.8pt;width:505.9pt;height:546.95pt;z-index:251712512;mso-position-horizontal-relative:margin;mso-width-relative:margin" coordorigin="2453" coordsize="64254,69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">
                <v:roundrect id="Rectangle: Rounded Corners 107" o:spid="_x0000_s1027" style="position:absolute;left:16503;width:30810;height:558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" fillcolor="#fce4e4" strokecolor="#c0392b" strokeweight="1pt">
                  <v:textbox inset="3.6pt,2.1pt,3.6pt,2.1pt">
                    <w:txbxContent>
                      <w:p w14:paraId="5596EB4E" w14:textId="77777777" w:rsidR="00052D89" w:rsidRPr="002F5E9E" w:rsidRDefault="00052D89" w:rsidP="00052D89">
                        <w:pPr>
                          <w:jc w:val="center"/>
                          <w:rPr>
                            <w:sz w:val="28"/>
                            <w:szCs w:val="28"/>
                          </w:rPr>
                        </w:pPr>
                        <w:r>
                          <w:rPr>
                            <w:b/>
                          </w:rPr>
                          <w:t>Kondisi Faktual</w:t>
                        </w:r>
                      </w:p>
                      <w:p w14:paraId="19CDE9ED" w14:textId="568593E3" w:rsidR="00052D89" w:rsidRPr="002F5E9E" w:rsidRDefault="00052D89" w:rsidP="00052D89">
                        <w:pPr>
                          <w:jc w:val="center"/>
                          <w:rPr>
                            <w:sz w:val="32"/>
                            <w:szCs w:val="32"/>
                          </w:rPr>
                        </w:pPr>
                        <w:r>
                          <w:rPr>
                            <w:sz w:val="20"/>
                            <w:szCs w:val="20"/>
                          </w:rPr>
                          <w:t>Kontribusi perikanan 0,22% PDRB Kota Cilegon</w:t>
                        </w:r>
                      </w:p>
                    </w:txbxContent>
                  </v:textbox>
                </v:roundrect>
                <v:roundrect id="Rectangle: Rounded Corners 104" o:spid="_x0000_s1028" style="position:absolute;left:16503;top:7136;width:30887;height:635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" fillcolor="#fdf2d0" strokecolor="#b9770e" strokeweight="1pt">
                  <v:textbox inset="3.6pt,2.1pt,3.6pt,2.1pt">
                    <w:txbxContent>
                      <w:p w14:paraId="35CE7CBB" w14:textId="77777777" w:rsidR="00052D89" w:rsidRPr="002F5E9E" w:rsidRDefault="00052D89" w:rsidP="00052D89">
                        <w:pPr>
                          <w:jc w:val="center"/>
                          <w:rPr>
                            <w:sz w:val="28"/>
                            <w:szCs w:val="28"/>
                          </w:rPr>
                        </w:pPr>
                        <w:r>
                          <w:rPr>
                            <w:b/>
                          </w:rPr>
                          <w:t>Fokus Kajian</w:t>
                        </w:r>
                      </w:p>
                      <w:p w14:paraId="4D93DF2F" w14:textId="77777777" w:rsidR="00052D89" w:rsidRPr="002F5E9E" w:rsidRDefault="00052D89" w:rsidP="00052D89">
                        <w:pPr>
                          <w:jc w:val="center"/>
                          <w:rPr>
                            <w:sz w:val="32"/>
                            <w:szCs w:val="32"/>
                          </w:rPr>
                        </w:pPr>
                        <w:r>
                          <w:rPr>
                            <w:sz w:val="20"/>
                            <w:szCs w:val="20"/>
                          </w:rPr>
                          <w:t>Peran dan sinergi antar stakeholder dalam pengelolaan</w:t>
                        </w:r>
                      </w:p>
                      <w:p w14:paraId="3CE5F254" w14:textId="77777777" w:rsidR="00052D89" w:rsidRPr="002F5E9E" w:rsidRDefault="00052D89" w:rsidP="00052D89">
                        <w:pPr>
                          <w:jc w:val="center"/>
                          <w:rPr>
                            <w:sz w:val="32"/>
                            <w:szCs w:val="32"/>
                          </w:rPr>
                        </w:pPr>
                        <w:r>
                          <w:rPr>
                            <w:sz w:val="20"/>
                            <w:szCs w:val="20"/>
                          </w:rPr>
                          <w:t>perikanan tangkap di tengah tekanan industrialisasi pesisir</w:t>
                        </w:r>
                      </w:p>
                    </w:txbxContent>
                  </v:textbox>
                </v:roundrect>
                <v:roundrect id="Rectangle: Rounded Corners 102" o:spid="_x0000_s1029" style="position:absolute;left:12489;top:16726;width:38100;height:558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" fillcolor="#ede7f6" strokecolor="#5e35b1" strokeweight="1pt">
                  <v:textbox inset="3.6pt,2.1pt,3.6pt,2.1pt">
                    <w:txbxContent>
                      <w:p w14:paraId="5C8E5BB4" w14:textId="77777777" w:rsidR="00052D89" w:rsidRPr="00EB3A6F" w:rsidRDefault="00052D89" w:rsidP="00052D89">
                        <w:pPr>
                          <w:jc w:val="center"/>
                          <w:rPr>
                            <w:sz w:val="28"/>
                            <w:szCs w:val="28"/>
                          </w:rPr>
                        </w:pPr>
                        <w:r>
                          <w:rPr>
                            <w:b/>
                          </w:rPr>
                          <w:t>Persepsi Stakeholder</w:t>
                        </w:r>
                      </w:p>
                      <w:p w14:paraId="5C60E467" w14:textId="77777777" w:rsidR="00052D89" w:rsidRPr="00EB3A6F" w:rsidRDefault="00052D89" w:rsidP="00052D89">
                        <w:pPr>
                          <w:jc w:val="center"/>
                          <w:rPr>
                            <w:sz w:val="32"/>
                            <w:szCs w:val="32"/>
                          </w:rPr>
                        </w:pPr>
                        <w:r>
                          <w:rPr>
                            <w:sz w:val="20"/>
                            <w:szCs w:val="20"/>
                          </w:rPr>
                          <w:t>Fokus utama analisis - lima kelompok pemangku kepentingan</w:t>
                        </w:r>
                      </w:p>
                    </w:txbxContent>
                  </v:textbox>
                </v:roundrect>
                <v:rect id="Rectangle 99" o:spid="_x0000_s1030" style="position:absolute;left:32227;top:23306;width:344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719D47C" w14:textId="77777777" w:rsidR="00052D89" w:rsidRPr="00D40178" w:rsidRDefault="00052D89" w:rsidP="00052D89">
                        <w:pPr>
                          <w:spacing w:after="20"/>
                          <w:jc w:val="center"/>
                          <w:rPr>
                            <w:sz w:val="32"/>
                            <w:szCs w:val="32"/>
                          </w:rPr>
                        </w:pPr>
                        <w:r>
                          <w:rPr>
                            <w:i/>
                            <w:color w:val="404040"/>
                            <w:sz w:val="20"/>
                            <w:szCs w:val="20"/>
                          </w:rPr>
                          <w:t>Empat dimensi utama + tata kelola sebagai fokus khusus</w:t>
                        </w:r>
                      </w:p>
                    </w:txbxContent>
                  </v:textbox>
                </v:rect>
                <v:roundrect id="Rectangle: Rounded Corners 98" o:spid="_x0000_s1031" style="position:absolute;left:6244;top:26651;width:9805;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" fillcolor="#e8f5e9" strokecolor="#2e7d32" strokeweight="1pt">
                  <v:textbox inset="3.6pt,2.1pt,3.6pt,2.1pt">
                    <w:txbxContent>
                      <w:p w14:paraId="64F9882A" w14:textId="77777777" w:rsidR="00052D89" w:rsidRPr="00EB3A6F" w:rsidRDefault="00052D89" w:rsidP="00052D89">
                        <w:pPr>
                          <w:jc w:val="center"/>
                          <w:rPr>
                            <w:sz w:val="32"/>
                            <w:szCs w:val="32"/>
                          </w:rPr>
                        </w:pPr>
                        <w:r>
                          <w:rPr>
                            <w:b/>
                            <w:sz w:val="22"/>
                            <w:szCs w:val="22"/>
                          </w:rPr>
                          <w:t>Ekologi</w:t>
                        </w:r>
                      </w:p>
                      <w:p w14:paraId="53E99B68" w14:textId="77777777" w:rsidR="00052D89" w:rsidRPr="00063B19" w:rsidRDefault="00052D89" w:rsidP="00052D89">
                        <w:pPr>
                          <w:jc w:val="center"/>
                          <w:rPr>
                            <w:sz w:val="36"/>
                            <w:szCs w:val="36"/>
                          </w:rPr>
                        </w:pPr>
                        <w:r>
                          <w:rPr>
                            <w:sz w:val="20"/>
                            <w:szCs w:val="20"/>
                          </w:rPr>
                          <w:t>Stok ikan &amp; ekosistem</w:t>
                        </w:r>
                      </w:p>
                    </w:txbxContent>
                  </v:textbox>
                </v:roundrect>
                <v:roundrect id="Rectangle: Rounded Corners 97" o:spid="_x0000_s1032" style="position:absolute;left:17618;top:26651;width:9310;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" fillcolor="#e8f5e9" strokecolor="#2e7d32" strokeweight="1pt">
                  <v:textbox inset="3.6pt,2.1pt,3.6pt,2.1pt">
                    <w:txbxContent>
                      <w:p w14:paraId="43FBD10D" w14:textId="77777777" w:rsidR="00052D89" w:rsidRPr="00EB3A6F" w:rsidRDefault="00052D89" w:rsidP="00052D89">
                        <w:pPr>
                          <w:jc w:val="center"/>
                          <w:rPr>
                            <w:sz w:val="32"/>
                            <w:szCs w:val="32"/>
                          </w:rPr>
                        </w:pPr>
                        <w:r>
                          <w:rPr>
                            <w:b/>
                            <w:sz w:val="22"/>
                            <w:szCs w:val="22"/>
                          </w:rPr>
                          <w:t>Ekonomi</w:t>
                        </w:r>
                      </w:p>
                      <w:p w14:paraId="2E8FCB9F" w14:textId="77777777" w:rsidR="00052D89" w:rsidRPr="00063B19" w:rsidRDefault="00052D89" w:rsidP="00052D89">
                        <w:pPr>
                          <w:jc w:val="center"/>
                          <w:rPr>
                            <w:sz w:val="36"/>
                            <w:szCs w:val="36"/>
                          </w:rPr>
                        </w:pPr>
                        <w:r>
                          <w:rPr>
                            <w:sz w:val="20"/>
                            <w:szCs w:val="20"/>
                          </w:rPr>
                          <w:t>Pendapatan nelayan</w:t>
                        </w:r>
                      </w:p>
                    </w:txbxContent>
                  </v:textbox>
                </v:roundrect>
                <v:roundrect id="Rectangle: Rounded Corners 96" o:spid="_x0000_s1033" style="position:absolute;left:28212;top:26651;width:7030;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" fillcolor="#e8f5e9" strokecolor="#2e7d32" strokeweight="1pt">
                  <v:textbox inset="3.6pt,2.1pt,3.6pt,2.1pt">
                    <w:txbxContent>
                      <w:p w14:paraId="5D835BD1" w14:textId="77777777" w:rsidR="00052D89" w:rsidRPr="00EB3A6F" w:rsidRDefault="00052D89" w:rsidP="00052D89">
                        <w:pPr>
                          <w:jc w:val="center"/>
                          <w:rPr>
                            <w:sz w:val="32"/>
                            <w:szCs w:val="32"/>
                          </w:rPr>
                        </w:pPr>
                        <w:r>
                          <w:rPr>
                            <w:b/>
                            <w:sz w:val="22"/>
                            <w:szCs w:val="22"/>
                          </w:rPr>
                          <w:t>Sosial</w:t>
                        </w:r>
                      </w:p>
                      <w:p w14:paraId="13663E97" w14:textId="77777777" w:rsidR="00052D89" w:rsidRPr="00063B19" w:rsidRDefault="00052D89" w:rsidP="00052D89">
                        <w:pPr>
                          <w:jc w:val="center"/>
                          <w:rPr>
                            <w:sz w:val="36"/>
                            <w:szCs w:val="36"/>
                          </w:rPr>
                        </w:pPr>
                        <w:r>
                          <w:rPr>
                            <w:sz w:val="20"/>
                            <w:szCs w:val="20"/>
                          </w:rPr>
                          <w:t>Partisipasi &amp; konflik</w:t>
                        </w:r>
                      </w:p>
                    </w:txbxContent>
                  </v:textbox>
                </v:roundrect>
                <v:roundrect id="Rectangle: Rounded Corners 95" o:spid="_x0000_s1034" style="position:absolute;left:36687;top:26651;width:10287;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" fillcolor="#e8f5e9" strokecolor="#2e7d32" strokeweight="1pt">
                  <v:textbox inset="3.6pt,2.1pt,3.6pt,2.1pt">
                    <w:txbxContent>
                      <w:p w14:paraId="547BDC47" w14:textId="77777777" w:rsidR="00052D89" w:rsidRPr="00766994" w:rsidRDefault="00052D89" w:rsidP="00052D89">
                        <w:pPr>
                          <w:jc w:val="center"/>
                          <w:rPr>
                            <w:sz w:val="32"/>
                            <w:szCs w:val="32"/>
                          </w:rPr>
                        </w:pPr>
                        <w:r>
                          <w:rPr>
                            <w:b/>
                            <w:sz w:val="22"/>
                            <w:szCs w:val="22"/>
                          </w:rPr>
                          <w:t>Kelembagaan</w:t>
                        </w:r>
                      </w:p>
                      <w:p w14:paraId="2EBE7D31" w14:textId="77777777" w:rsidR="00052D89" w:rsidRPr="00063B19" w:rsidRDefault="00052D89" w:rsidP="00052D89">
                        <w:pPr>
                          <w:jc w:val="center"/>
                          <w:rPr>
                            <w:sz w:val="36"/>
                            <w:szCs w:val="36"/>
                          </w:rPr>
                        </w:pPr>
                        <w:r>
                          <w:rPr>
                            <w:sz w:val="20"/>
                            <w:szCs w:val="20"/>
                          </w:rPr>
                          <w:t>Kapasitas institusi</w:t>
                        </w:r>
                      </w:p>
                    </w:txbxContent>
                  </v:textbox>
                </v:roundrect>
                <v:roundrect id="Rectangle: Rounded Corners 94" o:spid="_x0000_s1035" style="position:absolute;left:48507;top:26539;width:9779;height:5842;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" fillcolor="#ede7f6" strokecolor="#5e35b1" strokeweight="1pt">
                  <v:textbox inset="3.6pt,2.1pt,3.6pt,2.1pt">
                    <w:txbxContent>
                      <w:p w14:paraId="5CD57BC5" w14:textId="77777777" w:rsidR="00052D89" w:rsidRPr="00766994" w:rsidRDefault="00052D89" w:rsidP="00052D89">
                        <w:pPr>
                          <w:jc w:val="center"/>
                          <w:rPr>
                            <w:sz w:val="32"/>
                            <w:szCs w:val="32"/>
                          </w:rPr>
                        </w:pPr>
                        <w:r>
                          <w:rPr>
                            <w:b/>
                            <w:sz w:val="22"/>
                            <w:szCs w:val="22"/>
                          </w:rPr>
                          <w:t>Tata Kelola</w:t>
                        </w:r>
                      </w:p>
                      <w:p w14:paraId="04FA0C89" w14:textId="77777777" w:rsidR="00052D89" w:rsidRPr="00063B19" w:rsidRDefault="00052D89" w:rsidP="00052D89">
                        <w:pPr>
                          <w:jc w:val="center"/>
                          <w:rPr>
                            <w:sz w:val="36"/>
                            <w:szCs w:val="36"/>
                          </w:rPr>
                        </w:pPr>
                        <w:r>
                          <w:rPr>
                            <w:sz w:val="20"/>
                            <w:szCs w:val="20"/>
                          </w:rPr>
                          <w:t>(fokus khusus)</w:t>
                        </w:r>
                      </w:p>
                    </w:txbxContent>
                  </v:textbox>
                </v:roundrect>
                <v:rect id="Rectangle 88" o:spid="_x0000_s1036" style="position:absolute;left:25982;top:34457;width:1304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7BFA0B1" w14:textId="77777777" w:rsidR="00052D89" w:rsidRPr="00D40178" w:rsidRDefault="00052D89" w:rsidP="00052D89">
                        <w:pPr>
                          <w:spacing w:after="20"/>
                          <w:jc w:val="center"/>
                          <w:rPr>
                            <w:sz w:val="32"/>
                            <w:szCs w:val="32"/>
                          </w:rPr>
                        </w:pPr>
                        <w:r>
                          <w:rPr>
                            <w:i/>
                            <w:color w:val="404040"/>
                            <w:sz w:val="20"/>
                            <w:szCs w:val="20"/>
                          </w:rPr>
                          <w:t>Metode analisis</w:t>
                        </w:r>
                      </w:p>
                    </w:txbxContent>
                  </v:textbox>
                </v:rect>
                <v:roundrect id="Rectangle: Rounded Corners 87" o:spid="_x0000_s1037" style="position:absolute;left:5240;top:36352;width:17175;height:5734;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" fillcolor="#e3f2fd" strokecolor="#1565c0" strokeweight="1pt">
                  <v:textbox inset="3.6pt,2.1pt,3.6pt,2.1pt">
                    <w:txbxContent>
                      <w:p w14:paraId="5D844D43" w14:textId="77777777" w:rsidR="00052D89" w:rsidRPr="00063B19" w:rsidRDefault="00052D89" w:rsidP="00052D89">
                        <w:pPr>
                          <w:jc w:val="center"/>
                          <w:rPr>
                            <w:sz w:val="28"/>
                            <w:szCs w:val="28"/>
                          </w:rPr>
                        </w:pPr>
                        <w:r>
                          <w:rPr>
                            <w:b/>
                            <w:sz w:val="20"/>
                            <w:szCs w:val="20"/>
                          </w:rPr>
                          <w:t>Analisis Kuantitatif</w:t>
                        </w:r>
                      </w:p>
                      <w:p w14:paraId="3794EE90" w14:textId="64F72A22" w:rsidR="00052D89" w:rsidRPr="00063B19" w:rsidRDefault="00052D89" w:rsidP="00052D89">
                        <w:pPr>
                          <w:jc w:val="center"/>
                          <w:rPr>
                            <w:sz w:val="32"/>
                            <w:szCs w:val="32"/>
                          </w:rPr>
                        </w:pPr>
                        <w:r>
                          <w:rPr>
                            <w:sz w:val="18"/>
                            <w:szCs w:val="18"/>
                          </w:rPr>
                          <w:t>Survei &amp; kuesioner; Kruskal-Wallis</w:t>
                        </w:r>
                      </w:p>
                    </w:txbxContent>
                  </v:textbox>
                </v:roundrect>
                <v:roundrect id="Rectangle: Rounded Corners 86" o:spid="_x0000_s1038" style="position:absolute;left:23766;top:36225;width:17952;height:5861;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" fillcolor="#e3f2fd" strokecolor="#1565c0" strokeweight="1pt">
                  <v:textbox inset="3.6pt,2.1pt,3.6pt,2.1pt">
                    <w:txbxContent>
                      <w:p w14:paraId="6790E161" w14:textId="77777777" w:rsidR="00052D89" w:rsidRPr="00063B19" w:rsidRDefault="00052D89" w:rsidP="00052D89">
                        <w:pPr>
                          <w:jc w:val="center"/>
                          <w:rPr>
                            <w:sz w:val="28"/>
                            <w:szCs w:val="28"/>
                          </w:rPr>
                        </w:pPr>
                        <w:r>
                          <w:rPr>
                            <w:b/>
                            <w:sz w:val="20"/>
                            <w:szCs w:val="20"/>
                          </w:rPr>
                          <w:t>Analisis Kualitatif</w:t>
                        </w:r>
                      </w:p>
                      <w:p w14:paraId="3C2322A0" w14:textId="77777777" w:rsidR="00052D89" w:rsidRPr="00063B19" w:rsidRDefault="00052D89" w:rsidP="00052D89">
                        <w:pPr>
                          <w:jc w:val="center"/>
                          <w:rPr>
                            <w:sz w:val="32"/>
                            <w:szCs w:val="32"/>
                          </w:rPr>
                        </w:pPr>
                        <w:r>
                          <w:rPr>
                            <w:sz w:val="18"/>
                            <w:szCs w:val="18"/>
                          </w:rPr>
                          <w:t>Wawancara &amp; FGD; analisis tematik</w:t>
                        </w:r>
                      </w:p>
                    </w:txbxContent>
                  </v:textbox>
                </v:roundrect>
                <v:roundrect id="Rectangle: Rounded Corners 85" o:spid="_x0000_s1039" style="position:absolute;left:42832;top:35981;width:17110;height:6164;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" fillcolor="#e3f2fd" strokecolor="#1565c0" strokeweight="1pt">
                  <v:textbox inset="3.6pt,2.1pt,3.6pt,2.1pt">
                    <w:txbxContent>
                      <w:p w14:paraId="2AF42C8B" w14:textId="77777777" w:rsidR="00052D89" w:rsidRPr="00063B19" w:rsidRDefault="00052D89" w:rsidP="00052D89">
                        <w:pPr>
                          <w:jc w:val="center"/>
                          <w:rPr>
                            <w:sz w:val="28"/>
                            <w:szCs w:val="28"/>
                          </w:rPr>
                        </w:pPr>
                        <w:r>
                          <w:rPr>
                            <w:b/>
                            <w:sz w:val="20"/>
                            <w:szCs w:val="20"/>
                          </w:rPr>
                          <w:t>Analisis Stakeholder</w:t>
                        </w:r>
                      </w:p>
                      <w:p w14:paraId="745D90DB" w14:textId="77777777" w:rsidR="00052D89" w:rsidRPr="00063B19" w:rsidRDefault="00052D89" w:rsidP="00052D89">
                        <w:pPr>
                          <w:jc w:val="center"/>
                          <w:rPr>
                            <w:sz w:val="36"/>
                            <w:szCs w:val="36"/>
                          </w:rPr>
                        </w:pPr>
                        <w:r>
                          <w:rPr>
                            <w:sz w:val="20"/>
                            <w:szCs w:val="20"/>
                          </w:rPr>
                          <w:t>Matriks kepentingan-pengaruh</w:t>
                        </w:r>
                      </w:p>
                    </w:txbxContent>
                  </v:textbox>
                </v:roundrect>
                <v:rect id="Rectangle 79" o:spid="_x0000_s1040" style="position:absolute;left:26985;top:43601;width:968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4A1FA14" w14:textId="77777777" w:rsidR="00052D89" w:rsidRPr="00D40178" w:rsidRDefault="00052D89" w:rsidP="00052D89">
                        <w:pPr>
                          <w:spacing w:after="20"/>
                          <w:jc w:val="center"/>
                          <w:rPr>
                            <w:sz w:val="32"/>
                            <w:szCs w:val="32"/>
                          </w:rPr>
                        </w:pPr>
                        <w:r>
                          <w:rPr>
                            <w:i/>
                            <w:color w:val="404040"/>
                            <w:sz w:val="20"/>
                            <w:szCs w:val="20"/>
                          </w:rPr>
                          <w:t>Output penelitian</w:t>
                        </w:r>
                      </w:p>
                    </w:txbxContent>
                  </v:textbox>
                </v:rect>
                <v:roundrect id="Rectangle: Rounded Corners 78" o:spid="_x0000_s1041" style="position:absolute;left:2453;top:46166;width:8890;height:8289;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" fillcolor="#e8f5e9" strokecolor="#2e7d32" strokeweight="1pt">
                  <v:textbox inset="3.6pt,2.1pt,3.6pt,2.1pt">
                    <w:txbxContent>
                      <w:p w14:paraId="6503C33B" w14:textId="77777777" w:rsidR="00052D89" w:rsidRPr="00063B19" w:rsidRDefault="00052D89" w:rsidP="00052D89">
                        <w:pPr>
                          <w:jc w:val="center"/>
                          <w:rPr>
                            <w:sz w:val="32"/>
                            <w:szCs w:val="32"/>
                          </w:rPr>
                        </w:pPr>
                        <w:r>
                          <w:rPr>
                            <w:b/>
                            <w:sz w:val="20"/>
                            <w:szCs w:val="20"/>
                          </w:rPr>
                          <w:t>Peta Persepsi</w:t>
                        </w:r>
                      </w:p>
                      <w:p w14:paraId="5C6592D6" w14:textId="66A1E10A" w:rsidR="00052D89" w:rsidRPr="00D25885" w:rsidRDefault="00BA54DF" w:rsidP="00052D89">
                        <w:pPr>
                          <w:jc w:val="center"/>
                          <w:rPr>
                            <w:sz w:val="32"/>
                            <w:szCs w:val="32"/>
                          </w:rPr>
                        </w:pPr>
                        <w:r>
                          <w:rPr>
                            <w:sz w:val="16"/>
                            <w:szCs w:val="16"/>
                          </w:rPr>
                          <w:t>Empat dimensi keberlanjutan dan tata kelola</w:t>
                        </w:r>
                      </w:p>
                    </w:txbxContent>
                  </v:textbox>
                </v:roundrect>
                <v:roundrect id="Rectangle: Rounded Corners 77" o:spid="_x0000_s1042" style="position:absolute;left:11886;top:46102;width:12255;height:7493;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" fillcolor="#e8f5e9" strokecolor="#2e7d32" strokeweight="1pt">
                  <v:textbox inset="3.6pt,2.1pt,3.6pt,2.1pt">
                    <w:txbxContent>
                      <w:p w14:paraId="3FBF04DE" w14:textId="77777777" w:rsidR="00052D89" w:rsidRPr="00540DB8" w:rsidRDefault="00052D89" w:rsidP="00052D89">
                        <w:pPr>
                          <w:jc w:val="center"/>
                          <w:rPr>
                            <w:sz w:val="32"/>
                            <w:szCs w:val="32"/>
                          </w:rPr>
                        </w:pPr>
                        <w:r>
                          <w:rPr>
                            <w:b/>
                            <w:sz w:val="20"/>
                            <w:szCs w:val="20"/>
                          </w:rPr>
                          <w:t>Klasifikasi Stakeholder</w:t>
                        </w:r>
                      </w:p>
                      <w:p w14:paraId="1E2A8C6C" w14:textId="77777777" w:rsidR="00052D89" w:rsidRPr="00D25885" w:rsidRDefault="00052D89" w:rsidP="00052D89">
                        <w:pPr>
                          <w:jc w:val="center"/>
                          <w:rPr>
                            <w:sz w:val="32"/>
                            <w:szCs w:val="32"/>
                          </w:rPr>
                        </w:pPr>
                        <w:r>
                          <w:rPr>
                            <w:sz w:val="18"/>
                            <w:szCs w:val="18"/>
                          </w:rPr>
                          <w:t>Matriks kepentingan-pengaruh</w:t>
                        </w:r>
                      </w:p>
                    </w:txbxContent>
                  </v:textbox>
                </v:roundrect>
                <v:roundrect id="Rectangle: Rounded Corners 76" o:spid="_x0000_s1043" style="position:absolute;left:24696;top:46166;width:12578;height:7429;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" fillcolor="#e8f5e9" strokecolor="#2e7d32" strokeweight="1pt">
                  <v:textbox inset="3.6pt,2.1pt,3.6pt,2.1pt">
                    <w:txbxContent>
                      <w:p w14:paraId="6159C18E" w14:textId="77777777" w:rsidR="00052D89" w:rsidRPr="00540DB8" w:rsidRDefault="00052D89" w:rsidP="00052D89">
                        <w:pPr>
                          <w:jc w:val="center"/>
                          <w:rPr>
                            <w:sz w:val="32"/>
                            <w:szCs w:val="32"/>
                          </w:rPr>
                        </w:pPr>
                        <w:r>
                          <w:rPr>
                            <w:b/>
                            <w:sz w:val="20"/>
                            <w:szCs w:val="20"/>
                          </w:rPr>
                          <w:t>Faktor Pendukung/ Penghambat</w:t>
                        </w:r>
                      </w:p>
                      <w:p w14:paraId="4B6358E0" w14:textId="77777777" w:rsidR="00052D89" w:rsidRPr="00540DB8" w:rsidRDefault="00052D89" w:rsidP="00052D89">
                        <w:pPr>
                          <w:jc w:val="center"/>
                          <w:rPr>
                            <w:sz w:val="32"/>
                            <w:szCs w:val="32"/>
                          </w:rPr>
                        </w:pPr>
                        <w:r>
                          <w:rPr>
                            <w:sz w:val="18"/>
                            <w:szCs w:val="18"/>
                          </w:rPr>
                          <w:t>Keberlanjutan pengelolaan</w:t>
                        </w:r>
                      </w:p>
                    </w:txbxContent>
                  </v:textbox>
                </v:roundrect>
                <v:roundrect id="Rectangle: Rounded Corners 75" o:spid="_x0000_s1044" style="position:absolute;left:37719;top:46166;width:14224;height:736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" fillcolor="#e8f5e9" strokecolor="#2e7d32" strokeweight="1pt">
                  <v:textbox inset="3.6pt,2.1pt,3.6pt,2.1pt">
                    <w:txbxContent>
                      <w:p w14:paraId="3D555F9E" w14:textId="577CB111" w:rsidR="00052D89" w:rsidRPr="00540DB8" w:rsidRDefault="00D30986" w:rsidP="00052D89">
                        <w:pPr>
                          <w:jc w:val="center"/>
                          <w:rPr>
                            <w:sz w:val="32"/>
                            <w:szCs w:val="32"/>
                          </w:rPr>
                        </w:pPr>
                        <w:r>
                          <w:rPr>
                            <w:b/>
                            <w:sz w:val="20"/>
                            <w:szCs w:val="20"/>
                          </w:rPr>
                          <w:t>Identifikasi Isu Strategis</w:t>
                        </w:r>
                      </w:p>
                      <w:p w14:paraId="0F420CDD" w14:textId="634AFA7A" w:rsidR="00052D89" w:rsidRPr="00540DB8" w:rsidRDefault="00D30986" w:rsidP="00D30986">
                        <w:pPr>
                          <w:jc w:val="center"/>
                          <w:rPr>
                            <w:sz w:val="32"/>
                            <w:szCs w:val="32"/>
                          </w:rPr>
                        </w:pPr>
                        <w:r>
                          <w:rPr>
                            <w:sz w:val="18"/>
                            <w:szCs w:val="18"/>
                          </w:rPr>
                          <w:t>Integrasi hasil analisis kuantitatif dan kualitatif,</w:t>
                        </w:r>
                      </w:p>
                    </w:txbxContent>
                  </v:textbox>
                </v:roundrect>
                <v:roundrect id="Rectangle: Rounded Corners 74" o:spid="_x0000_s1045" style="position:absolute;left:52388;top:46166;width:9755;height:7239;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" fillcolor="#e8f5e9" strokecolor="#2e7d32" strokeweight="1pt">
                  <v:textbox inset="3.6pt,2.1pt,3.6pt,2.1pt">
                    <w:txbxContent>
                      <w:p w14:paraId="73F4334E" w14:textId="77777777" w:rsidR="00052D89" w:rsidRPr="00540DB8" w:rsidRDefault="00052D89" w:rsidP="00052D89">
                        <w:pPr>
                          <w:jc w:val="center"/>
                          <w:rPr>
                            <w:sz w:val="32"/>
                            <w:szCs w:val="32"/>
                          </w:rPr>
                        </w:pPr>
                        <w:r>
                          <w:rPr>
                            <w:b/>
                            <w:sz w:val="20"/>
                            <w:szCs w:val="20"/>
                          </w:rPr>
                          <w:t>Rekomendasi Strategis</w:t>
                        </w:r>
                      </w:p>
                      <w:p w14:paraId="7A6119F0" w14:textId="77777777" w:rsidR="00052D89" w:rsidRPr="00CF66A0" w:rsidRDefault="00052D89" w:rsidP="00052D89">
                        <w:pPr>
                          <w:jc w:val="center"/>
                          <w:rPr>
                            <w:sz w:val="32"/>
                            <w:szCs w:val="32"/>
                          </w:rPr>
                        </w:pPr>
                        <w:r>
                          <w:rPr>
                            <w:sz w:val="18"/>
                            <w:szCs w:val="18"/>
                          </w:rPr>
                          <w:t>Dasar kebijakan</w:t>
                        </w:r>
                      </w:p>
                    </w:txbxContent>
                  </v:textbox>
                </v:roundrect>
                <v:roundrect id="Rectangle: Rounded Corners 68" o:spid="_x0000_s1046" style="position:absolute;left:5575;top:55867;width:53340;height:685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" fillcolor="#fce4e4" strokecolor="#c0392b" strokeweight="1pt">
                  <v:textbox inset="3.6pt,2.1pt,3.6pt,2.1pt">
                    <w:txbxContent>
                      <w:p w14:paraId="7A2D0DE3" w14:textId="77777777" w:rsidR="00052D89" w:rsidRPr="00D40178" w:rsidRDefault="00052D89" w:rsidP="00052D89">
                        <w:pPr>
                          <w:jc w:val="center"/>
                          <w:rPr>
                            <w:sz w:val="28"/>
                            <w:szCs w:val="28"/>
                          </w:rPr>
                        </w:pPr>
                        <w:r>
                          <w:rPr>
                            <w:b/>
                          </w:rPr>
                          <w:t>Tujuan Akhir</w:t>
                        </w:r>
                      </w:p>
                      <w:p w14:paraId="2D7AA77D" w14:textId="77777777" w:rsidR="00052D89" w:rsidRPr="00D40178" w:rsidRDefault="00052D89" w:rsidP="00052D89">
                        <w:pPr>
                          <w:jc w:val="center"/>
                          <w:rPr>
                            <w:sz w:val="36"/>
                            <w:szCs w:val="36"/>
                          </w:rPr>
                        </w:pPr>
                        <w:r>
                          <w:rPr>
                            <w:sz w:val="22"/>
                            <w:szCs w:val="22"/>
                          </w:rPr>
                          <w:t>Strategi kebijakan partisipatif berbasis persepsi dan peran</w:t>
                        </w:r>
                      </w:p>
                      <w:p w14:paraId="55784126" w14:textId="5C488187" w:rsidR="00052D89" w:rsidRPr="00D40178" w:rsidRDefault="00052D89" w:rsidP="00052D89">
                        <w:pPr>
                          <w:jc w:val="center"/>
                          <w:rPr>
                            <w:sz w:val="36"/>
                            <w:szCs w:val="36"/>
                          </w:rPr>
                        </w:pPr>
                        <w:r>
                          <w:rPr>
                            <w:sz w:val="22"/>
                            <w:szCs w:val="22"/>
                          </w:rPr>
                          <w:t>stakeholder dalam pengelolaan perikanan tangkap berkelanjutan di Kota Cilegon</w:t>
                        </w:r>
                      </w:p>
                    </w:txbxContent>
                  </v:textbox>
                </v:roundrect>
                <v:rect id="Rectangle 67" o:spid="_x0000_s1047" style="position:absolute;left:7471;top:65011;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" fillcolor="#fce4e4" strokecolor="#c0392b" strokeweight="1pt">
                  <v:textbox inset="3.6pt,2.1pt,3.6pt,2.1pt">
                    <w:txbxContent>
                      <w:p w14:paraId="01682760" w14:textId="77777777" w:rsidR="00052D89" w:rsidRDefault="00052D89" w:rsidP="00052D89"/>
                    </w:txbxContent>
                  </v:textbox>
                </v:rect>
                <v:rect id="Rectangle 66" o:spid="_x0000_s1048" style="position:absolute;left:10036;top:64788;width:12636;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3BB35D1" w14:textId="42E63204" w:rsidR="00052D89" w:rsidRPr="00054D12" w:rsidRDefault="00052D89" w:rsidP="00052D89">
                        <w:pPr>
                          <w:spacing w:after="20"/>
                          <w:rPr>
                            <w:sz w:val="36"/>
                            <w:szCs w:val="36"/>
                          </w:rPr>
                        </w:pPr>
                        <w:r>
                          <w:rPr>
                            <w:color w:val="404040"/>
                            <w:sz w:val="20"/>
                            <w:szCs w:val="20"/>
                          </w:rPr>
                          <w:t>Kondisi &amp; tujuan akhir</w:t>
                        </w:r>
                      </w:p>
                    </w:txbxContent>
                  </v:textbox>
                </v:rect>
                <v:rect id="Rectangle 65" o:spid="_x0000_s1049" style="position:absolute;left:27208;top:65011;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" fillcolor="#fdf2d0" strokecolor="#b9770e" strokeweight="1pt">
                  <v:textbox inset="3.6pt,2.1pt,3.6pt,2.1pt">
                    <w:txbxContent>
                      <w:p w14:paraId="100C3F4A" w14:textId="77777777" w:rsidR="00052D89" w:rsidRDefault="00052D89" w:rsidP="00052D89"/>
                    </w:txbxContent>
                  </v:textbox>
                </v:rect>
                <v:rect id="Rectangle 64" o:spid="_x0000_s1050" style="position:absolute;left:29773;top:64788;width:1063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0E4A6E1" w14:textId="77777777" w:rsidR="00052D89" w:rsidRPr="00054D12" w:rsidRDefault="00052D89" w:rsidP="00052D89">
                        <w:pPr>
                          <w:spacing w:after="20"/>
                          <w:rPr>
                            <w:sz w:val="36"/>
                            <w:szCs w:val="36"/>
                          </w:rPr>
                        </w:pPr>
                        <w:r>
                          <w:rPr>
                            <w:color w:val="404040"/>
                            <w:sz w:val="20"/>
                            <w:szCs w:val="20"/>
                          </w:rPr>
                          <w:t>Fokus kajian</w:t>
                        </w:r>
                      </w:p>
                    </w:txbxContent>
                  </v:textbox>
                </v:rect>
                <v:rect id="Rectangle 63" o:spid="_x0000_s1051" style="position:absolute;left:46835;top:65011;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" fillcolor="#ede7f6" strokecolor="#5e35b1" strokeweight="1pt">
                  <v:textbox inset="3.6pt,2.1pt,3.6pt,2.1pt">
                    <w:txbxContent>
                      <w:p w14:paraId="1EE2CF48" w14:textId="77777777" w:rsidR="00052D89" w:rsidRDefault="00052D89" w:rsidP="00052D89"/>
                    </w:txbxContent>
                  </v:textbox>
                </v:rect>
                <v:rect id="Rectangle 62" o:spid="_x0000_s1052" style="position:absolute;left:49399;top:64788;width:1441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E36CE86" w14:textId="77777777" w:rsidR="00052D89" w:rsidRPr="00054D12" w:rsidRDefault="00052D89" w:rsidP="00052D89">
                        <w:pPr>
                          <w:spacing w:after="20"/>
                          <w:rPr>
                            <w:sz w:val="36"/>
                            <w:szCs w:val="36"/>
                          </w:rPr>
                        </w:pPr>
                        <w:r>
                          <w:rPr>
                            <w:color w:val="404040"/>
                            <w:sz w:val="20"/>
                            <w:szCs w:val="20"/>
                          </w:rPr>
                          <w:t>Persepsi stakeholder</w:t>
                        </w:r>
                      </w:p>
                    </w:txbxContent>
                  </v:textbox>
                </v:rect>
                <v:rect id="Rectangle 61" o:spid="_x0000_s1053" style="position:absolute;left:7471;top:67576;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" fillcolor="#e8f5e9" strokecolor="#2e7d32" strokeweight="1pt">
                  <v:textbox inset="3.6pt,2.1pt,3.6pt,2.1pt">
                    <w:txbxContent>
                      <w:p w14:paraId="179DF4ED" w14:textId="77777777" w:rsidR="00052D89" w:rsidRDefault="00052D89" w:rsidP="00052D89"/>
                    </w:txbxContent>
                  </v:textbox>
                </v:rect>
                <v:rect id="Rectangle 60" o:spid="_x0000_s1054" style="position:absolute;left:10036;top:67241;width:841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1C9E085" w14:textId="77777777" w:rsidR="00052D89" w:rsidRPr="00054D12" w:rsidRDefault="00052D89" w:rsidP="00052D89">
                        <w:pPr>
                          <w:spacing w:after="20"/>
                          <w:rPr>
                            <w:sz w:val="36"/>
                            <w:szCs w:val="36"/>
                          </w:rPr>
                        </w:pPr>
                        <w:r>
                          <w:rPr>
                            <w:color w:val="404040"/>
                            <w:sz w:val="20"/>
                            <w:szCs w:val="20"/>
                          </w:rPr>
                          <w:t>Dimensi utama</w:t>
                        </w:r>
                      </w:p>
                    </w:txbxContent>
                  </v:textbox>
                </v:rect>
                <v:rect id="Rectangle 59" o:spid="_x0000_s1055" style="position:absolute;left:27208;top:67576;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" fillcolor="#ede7f6" strokecolor="#5e35b1" strokeweight="1pt">
                  <v:textbox inset="3.6pt,2.1pt,3.6pt,2.1pt">
                    <w:txbxContent>
                      <w:p w14:paraId="58B71F8A" w14:textId="77777777" w:rsidR="00052D89" w:rsidRDefault="00052D89" w:rsidP="00052D89"/>
                    </w:txbxContent>
                  </v:textbox>
                </v:rect>
                <v:rect id="Rectangle 58" o:spid="_x0000_s1056" style="position:absolute;left:29773;top:67241;width:1517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441C714" w14:textId="77777777" w:rsidR="00052D89" w:rsidRPr="00054D12" w:rsidRDefault="00052D89" w:rsidP="00052D89">
                        <w:pPr>
                          <w:spacing w:after="20"/>
                          <w:rPr>
                            <w:sz w:val="36"/>
                            <w:szCs w:val="36"/>
                          </w:rPr>
                        </w:pPr>
                        <w:r>
                          <w:rPr>
                            <w:color w:val="404040"/>
                            <w:sz w:val="20"/>
                            <w:szCs w:val="20"/>
                          </w:rPr>
                          <w:t>Tata kelola (fokus khusus)</w:t>
                        </w:r>
                      </w:p>
                    </w:txbxContent>
                  </v:textbox>
                </v:rect>
                <v:rect id="Rectangle 57" o:spid="_x0000_s1057" style="position:absolute;left:46835;top:67576;width:203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" fillcolor="#e3f2fd" strokecolor="#1565c0" strokeweight="1pt">
                  <v:textbox inset="3.6pt,2.1pt,3.6pt,2.1pt">
                    <w:txbxContent>
                      <w:p w14:paraId="6A7F0ADA" w14:textId="77777777" w:rsidR="00052D89" w:rsidRDefault="00052D89" w:rsidP="00052D89"/>
                    </w:txbxContent>
                  </v:textbox>
                </v:rect>
                <v:rect id="Rectangle 56" o:spid="_x0000_s1058" style="position:absolute;left:49399;top:67241;width:1041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6D03D11" w14:textId="77777777" w:rsidR="00052D89" w:rsidRPr="00054D12" w:rsidRDefault="00052D89" w:rsidP="00052D89">
                        <w:pPr>
                          <w:spacing w:after="20"/>
                          <w:rPr>
                            <w:sz w:val="36"/>
                            <w:szCs w:val="36"/>
                          </w:rPr>
                        </w:pPr>
                        <w:r>
                          <w:rPr>
                            <w:color w:val="404040"/>
                            <w:sz w:val="20"/>
                            <w:szCs w:val="20"/>
                          </w:rPr>
                          <w:t>Metode analisis</w:t>
                        </w:r>
                      </w:p>
                    </w:txbxContent>
                  </v:textbox>
                </v:rect>
                <w10:wrap anchorx="margin"/>
              </v:group>
            </w:pict>
          </mc:Fallback>
        </mc:AlternateContent>
      </w:r>
    </w:p>
    <w:p w14:paraId="77B61CBC" w14:textId="07A2B714" w:rsidR="00B2439F" w:rsidRDefault="00B2439F" w:rsidP="00CA7DD2">
      <w:pPr>
        <w:spacing w:line="360" w:lineRule="auto"/>
        <w:jc w:val="center"/>
      </w:pPr>
    </w:p>
    <w:p w14:paraId="690306BB" w14:textId="6BC4D08A" w:rsidR="00B2439F" w:rsidRDefault="00C762A0" w:rsidP="00CA7DD2">
      <w:pPr>
        <w:spacing w:line="360" w:lineRule="auto"/>
        <w:jc w:val="center"/>
      </w:pPr>
      <w:r>
        <w:rPr>
          <w:noProof/>
        </w:rPr>
        <mc:AlternateContent>
          <mc:Choice Requires="wpg">
            <w:drawing>
              <wp:anchor distT="0" distB="0" distL="114300" distR="114300" simplePos="0" relativeHeight="251729920" behindDoc="0" locked="0" layoutInCell="1" allowOverlap="1" wp14:anchorId="3F5DEA28" wp14:editId="5D895871">
                <wp:simplePos x="0" y="0"/>
                <wp:positionH relativeFrom="column">
                  <wp:posOffset>537694</wp:posOffset>
                </wp:positionH>
                <wp:positionV relativeFrom="paragraph">
                  <wp:posOffset>110748</wp:posOffset>
                </wp:positionV>
                <wp:extent cx="4293031" cy="3824864"/>
                <wp:effectExtent l="76200" t="0" r="88900" b="61595"/>
                <wp:wrapNone/>
                <wp:docPr id="17" name="Group 17"/>
                <wp:cNvGraphicFramePr/>
                <a:graphic xmlns:a="http://schemas.openxmlformats.org/drawingml/2006/main">
                  <a:graphicData uri="http://schemas.microsoft.com/office/word/2010/wordprocessingGroup">
                    <wpg:wgp>
                      <wpg:cNvGrpSpPr/>
                      <wpg:grpSpPr>
                        <a:xfrm>
                          <a:off x="0" y="0"/>
                          <a:ext cx="4293031" cy="3824864"/>
                          <a:chOff x="0" y="0"/>
                          <a:chExt cx="4293031" cy="3824864"/>
                        </a:xfrm>
                      </wpg:grpSpPr>
                      <wps:wsp>
                        <wps:cNvPr id="105" name="Straight Connector 105"/>
                        <wps:cNvCnPr>
                          <a:cxnSpLocks noChangeShapeType="1"/>
                        </wps:cNvCnPr>
                        <wps:spPr bwMode="auto">
                          <a:xfrm>
                            <a:off x="2169763" y="0"/>
                            <a:ext cx="0" cy="152400"/>
                          </a:xfrm>
                          <a:prstGeom prst="line">
                            <a:avLst/>
                          </a:prstGeom>
                          <a:noFill/>
                          <a:ln w="15875">
                            <a:solidFill>
                              <a:srgbClr val="808080"/>
                            </a:solidFill>
                            <a:round/>
                            <a:headEnd/>
                            <a:tailEnd type="triangle" w="med" len="med"/>
                          </a:ln>
                          <a:extLst>
                            <a:ext uri="{909E8E84-426E-40DD-AFC4-6F175D3DCCD1}">
                              <a14:hiddenFill xmlns:a14="http://schemas.microsoft.com/office/drawing/2010/main">
                                <a:noFill/>
                              </a14:hiddenFill>
                            </a:ext>
                          </a:extLst>
                        </wps:spPr>
                        <wps:bodyPr/>
                      </wps:wsp>
                      <wps:wsp>
                        <wps:cNvPr id="103" name="Straight Connector 103"/>
                        <wps:cNvCnPr>
                          <a:cxnSpLocks noChangeShapeType="1"/>
                        </wps:cNvCnPr>
                        <wps:spPr bwMode="auto">
                          <a:xfrm>
                            <a:off x="2169763" y="790414"/>
                            <a:ext cx="0" cy="330200"/>
                          </a:xfrm>
                          <a:prstGeom prst="line">
                            <a:avLst/>
                          </a:prstGeom>
                          <a:noFill/>
                          <a:ln w="15875">
                            <a:solidFill>
                              <a:srgbClr val="808080"/>
                            </a:solidFill>
                            <a:round/>
                            <a:headEnd/>
                            <a:tailEnd type="triangle" w="med" len="med"/>
                          </a:ln>
                          <a:extLst>
                            <a:ext uri="{909E8E84-426E-40DD-AFC4-6F175D3DCCD1}">
                              <a14:hiddenFill xmlns:a14="http://schemas.microsoft.com/office/drawing/2010/main">
                                <a:noFill/>
                              </a14:hiddenFill>
                            </a:ext>
                          </a:extLst>
                        </wps:spPr>
                        <wps:bodyPr/>
                      </wps:wsp>
                      <wps:wsp>
                        <wps:cNvPr id="100" name="Straight Connector 100"/>
                        <wps:cNvCnPr>
                          <a:cxnSpLocks noChangeShapeType="1"/>
                        </wps:cNvCnPr>
                        <wps:spPr bwMode="auto">
                          <a:xfrm>
                            <a:off x="2169763" y="1681566"/>
                            <a:ext cx="0" cy="431800"/>
                          </a:xfrm>
                          <a:prstGeom prst="line">
                            <a:avLst/>
                          </a:prstGeom>
                          <a:noFill/>
                          <a:ln w="15875">
                            <a:solidFill>
                              <a:srgbClr val="808080"/>
                            </a:solidFill>
                            <a:round/>
                            <a:headEnd/>
                            <a:tailEnd type="triangle" w="med" len="med"/>
                          </a:ln>
                          <a:extLst>
                            <a:ext uri="{909E8E84-426E-40DD-AFC4-6F175D3DCCD1}">
                              <a14:hiddenFill xmlns:a14="http://schemas.microsoft.com/office/drawing/2010/main">
                                <a:noFill/>
                              </a14:hiddenFill>
                            </a:ext>
                          </a:extLst>
                        </wps:spPr>
                        <wps:bodyPr/>
                      </wps:wsp>
                      <wps:wsp>
                        <wps:cNvPr id="93" name="Straight Connector 93"/>
                        <wps:cNvCnPr>
                          <a:cxnSpLocks noChangeShapeType="1"/>
                        </wps:cNvCnPr>
                        <wps:spPr bwMode="auto">
                          <a:xfrm>
                            <a:off x="38746" y="2696705"/>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92" name="Straight Connector 92"/>
                        <wps:cNvCnPr>
                          <a:cxnSpLocks noChangeShapeType="1"/>
                        </wps:cNvCnPr>
                        <wps:spPr bwMode="auto">
                          <a:xfrm>
                            <a:off x="1139126" y="2696705"/>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91" name="Straight Connector 91"/>
                        <wps:cNvCnPr>
                          <a:cxnSpLocks noChangeShapeType="1"/>
                        </wps:cNvCnPr>
                        <wps:spPr bwMode="auto">
                          <a:xfrm>
                            <a:off x="2154265" y="2696705"/>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90" name="Straight Connector 90"/>
                        <wps:cNvCnPr>
                          <a:cxnSpLocks noChangeShapeType="1"/>
                        </wps:cNvCnPr>
                        <wps:spPr bwMode="auto">
                          <a:xfrm>
                            <a:off x="3107410" y="2696705"/>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89" name="Straight Connector 89"/>
                        <wps:cNvCnPr>
                          <a:cxnSpLocks noChangeShapeType="1"/>
                        </wps:cNvCnPr>
                        <wps:spPr bwMode="auto">
                          <a:xfrm>
                            <a:off x="4269783" y="2696705"/>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83" name="Straight Connector 83"/>
                        <wps:cNvCnPr>
                          <a:cxnSpLocks noChangeShapeType="1"/>
                        </wps:cNvCnPr>
                        <wps:spPr bwMode="auto">
                          <a:xfrm>
                            <a:off x="0" y="3649851"/>
                            <a:ext cx="0" cy="152400"/>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13" name="Straight Connector 13"/>
                        <wps:cNvCnPr>
                          <a:cxnSpLocks noChangeShapeType="1"/>
                        </wps:cNvCnPr>
                        <wps:spPr bwMode="auto">
                          <a:xfrm>
                            <a:off x="1154624" y="3665349"/>
                            <a:ext cx="0" cy="151765"/>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14" name="Straight Connector 14"/>
                        <wps:cNvCnPr>
                          <a:cxnSpLocks noChangeShapeType="1"/>
                        </wps:cNvCnPr>
                        <wps:spPr bwMode="auto">
                          <a:xfrm>
                            <a:off x="2162014" y="3657600"/>
                            <a:ext cx="0" cy="151765"/>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15" name="Straight Connector 15"/>
                        <wps:cNvCnPr>
                          <a:cxnSpLocks noChangeShapeType="1"/>
                        </wps:cNvCnPr>
                        <wps:spPr bwMode="auto">
                          <a:xfrm>
                            <a:off x="3146156" y="3665349"/>
                            <a:ext cx="0" cy="151765"/>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s:wsp>
                        <wps:cNvPr id="16" name="Straight Connector 16"/>
                        <wps:cNvCnPr>
                          <a:cxnSpLocks noChangeShapeType="1"/>
                        </wps:cNvCnPr>
                        <wps:spPr bwMode="auto">
                          <a:xfrm>
                            <a:off x="4293031" y="3673099"/>
                            <a:ext cx="0" cy="151765"/>
                          </a:xfrm>
                          <a:prstGeom prst="line">
                            <a:avLst/>
                          </a:prstGeom>
                          <a:noFill/>
                          <a:ln w="15875">
                            <a:solidFill>
                              <a:srgbClr val="A0A0A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243AB18B" id="Group 17" o:spid="_x0000_s1026" style="position:absolute;margin-left:42.35pt;margin-top:8.7pt;width:338.05pt;height:301.15pt;z-index:251729920" coordsize="42930,38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">
                <v:line id="Straight Connector 105" o:spid="_x0000_s1027" style="position:absolute;visibility:visible;mso-wrap-style:square" from="21697,0" to="21697,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" strokecolor="gray" strokeweight="1.25pt">
                  <v:stroke endarrow="block"/>
                </v:line>
                <v:line id="Straight Connector 103" o:spid="_x0000_s1028" style="position:absolute;visibility:visible;mso-wrap-style:square" from="21697,7904" to="21697,11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" strokecolor="gray" strokeweight="1.25pt">
                  <v:stroke endarrow="block"/>
                </v:line>
                <v:line id="Straight Connector 100" o:spid="_x0000_s1029" style="position:absolute;visibility:visible;mso-wrap-style:square" from="21697,16815" to="21697,21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" strokecolor="gray" strokeweight="1.25pt">
                  <v:stroke endarrow="block"/>
                </v:line>
                <v:line id="Straight Connector 93" o:spid="_x0000_s1030" style="position:absolute;visibility:visible;mso-wrap-style:square" from="387,26967" to="387,2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" strokecolor="#a0a0a0" strokeweight="1.25pt">
                  <v:stroke endarrow="block"/>
                </v:line>
                <v:line id="Straight Connector 92" o:spid="_x0000_s1031" style="position:absolute;visibility:visible;mso-wrap-style:square" from="11391,26967" to="11391,2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" strokecolor="#a0a0a0" strokeweight="1.25pt">
                  <v:stroke endarrow="block"/>
                </v:line>
                <v:line id="Straight Connector 91" o:spid="_x0000_s1032" style="position:absolute;visibility:visible;mso-wrap-style:square" from="21542,26967" to="21542,2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" strokecolor="#a0a0a0" strokeweight="1.25pt">
                  <v:stroke endarrow="block"/>
                </v:line>
                <v:line id="Straight Connector 90" o:spid="_x0000_s1033" style="position:absolute;visibility:visible;mso-wrap-style:square" from="31074,26967" to="31074,2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" strokecolor="#a0a0a0" strokeweight="1.25pt">
                  <v:stroke endarrow="block"/>
                </v:line>
                <v:line id="Straight Connector 89" o:spid="_x0000_s1034" style="position:absolute;visibility:visible;mso-wrap-style:square" from="42697,26967" to="42697,28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" strokecolor="#a0a0a0" strokeweight="1.25pt">
                  <v:stroke endarrow="block"/>
                </v:line>
                <v:line id="Straight Connector 83" o:spid="_x0000_s1035" style="position:absolute;visibility:visible;mso-wrap-style:square" from="0,36498" to="0,38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" strokecolor="#a0a0a0" strokeweight="1.25pt">
                  <v:stroke endarrow="block"/>
                </v:line>
                <v:line id="Straight Connector 13" o:spid="_x0000_s1036" style="position:absolute;visibility:visible;mso-wrap-style:square" from="11546,36653" to="11546,38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" strokecolor="#a0a0a0" strokeweight="1.25pt">
                  <v:stroke endarrow="block"/>
                </v:line>
                <v:line id="Straight Connector 14" o:spid="_x0000_s1037" style="position:absolute;visibility:visible;mso-wrap-style:square" from="21620,36576" to="21620,38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" strokecolor="#a0a0a0" strokeweight="1.25pt">
                  <v:stroke endarrow="block"/>
                </v:line>
                <v:line id="Straight Connector 15" o:spid="_x0000_s1038" style="position:absolute;visibility:visible;mso-wrap-style:square" from="31461,36653" to="31461,38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" strokecolor="#a0a0a0" strokeweight="1.25pt">
                  <v:stroke endarrow="block"/>
                </v:line>
                <v:line id="Straight Connector 16" o:spid="_x0000_s1039" style="position:absolute;visibility:visible;mso-wrap-style:square" from="42930,36730" to="42930,38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" strokecolor="#a0a0a0" strokeweight="1.25pt">
                  <v:stroke endarrow="block"/>
                </v:line>
              </v:group>
            </w:pict>
          </mc:Fallback>
        </mc:AlternateContent>
      </w:r>
    </w:p>
    <w:p w14:paraId="34134948" w14:textId="62EF2612" w:rsidR="00B2439F" w:rsidRDefault="00B2439F" w:rsidP="00CA7DD2">
      <w:pPr>
        <w:spacing w:line="360" w:lineRule="auto"/>
        <w:jc w:val="center"/>
      </w:pPr>
    </w:p>
    <w:p w14:paraId="0B94755B" w14:textId="5966DE5A" w:rsidR="00B2439F" w:rsidRDefault="00B2439F" w:rsidP="00CA7DD2">
      <w:pPr>
        <w:spacing w:line="360" w:lineRule="auto"/>
        <w:jc w:val="center"/>
      </w:pPr>
    </w:p>
    <w:p w14:paraId="5A6D08AC" w14:textId="35235C0F" w:rsidR="00B2439F" w:rsidRDefault="00B2439F" w:rsidP="00CA7DD2">
      <w:pPr>
        <w:spacing w:line="360" w:lineRule="auto"/>
        <w:jc w:val="center"/>
      </w:pPr>
    </w:p>
    <w:p w14:paraId="2B9DFBBB" w14:textId="6EE101BB" w:rsidR="00B2439F" w:rsidRDefault="00B2439F" w:rsidP="00CA7DD2">
      <w:pPr>
        <w:spacing w:line="360" w:lineRule="auto"/>
        <w:jc w:val="center"/>
      </w:pPr>
    </w:p>
    <w:p w14:paraId="2C51E353" w14:textId="1DC90D2E" w:rsidR="00B2439F" w:rsidRDefault="00B2439F" w:rsidP="00CA7DD2">
      <w:pPr>
        <w:spacing w:line="360" w:lineRule="auto"/>
        <w:jc w:val="center"/>
      </w:pPr>
    </w:p>
    <w:p w14:paraId="4FF59AA5" w14:textId="1257A3AF" w:rsidR="00B2439F" w:rsidRDefault="00B2439F" w:rsidP="00CA7DD2">
      <w:pPr>
        <w:spacing w:line="360" w:lineRule="auto"/>
        <w:jc w:val="center"/>
      </w:pPr>
    </w:p>
    <w:p w14:paraId="0F1399D6" w14:textId="51067609" w:rsidR="00B2439F" w:rsidRDefault="00B2439F" w:rsidP="00CA7DD2">
      <w:pPr>
        <w:spacing w:line="360" w:lineRule="auto"/>
        <w:jc w:val="center"/>
      </w:pPr>
    </w:p>
    <w:p w14:paraId="15E33D07" w14:textId="02C67C09" w:rsidR="00B2439F" w:rsidRDefault="00B2439F" w:rsidP="00CA7DD2">
      <w:pPr>
        <w:spacing w:line="360" w:lineRule="auto"/>
        <w:jc w:val="center"/>
      </w:pPr>
    </w:p>
    <w:p w14:paraId="6F313FCC" w14:textId="24AE001F" w:rsidR="00B2439F" w:rsidRDefault="00B2439F" w:rsidP="00CA7DD2">
      <w:pPr>
        <w:spacing w:line="360" w:lineRule="auto"/>
        <w:jc w:val="center"/>
      </w:pPr>
    </w:p>
    <w:p w14:paraId="1A2E222D" w14:textId="2BFF8F2A" w:rsidR="00B2439F" w:rsidRDefault="00B2439F" w:rsidP="00CA7DD2">
      <w:pPr>
        <w:spacing w:line="360" w:lineRule="auto"/>
        <w:jc w:val="center"/>
      </w:pPr>
    </w:p>
    <w:p w14:paraId="3894FE37" w14:textId="5EE65069" w:rsidR="00B2439F" w:rsidRDefault="00B2439F" w:rsidP="00CA7DD2">
      <w:pPr>
        <w:spacing w:line="360" w:lineRule="auto"/>
        <w:jc w:val="center"/>
      </w:pPr>
    </w:p>
    <w:p w14:paraId="51C4F342" w14:textId="04B0A1D5" w:rsidR="00B2439F" w:rsidRDefault="00B2439F" w:rsidP="00CA7DD2">
      <w:pPr>
        <w:spacing w:line="360" w:lineRule="auto"/>
        <w:jc w:val="center"/>
      </w:pPr>
    </w:p>
    <w:p w14:paraId="3E6EEA98" w14:textId="11DF3F58" w:rsidR="00B2439F" w:rsidRDefault="00B2439F" w:rsidP="00CA7DD2">
      <w:pPr>
        <w:spacing w:line="360" w:lineRule="auto"/>
        <w:jc w:val="center"/>
      </w:pPr>
    </w:p>
    <w:p w14:paraId="3C79A23F" w14:textId="1EB3EACD" w:rsidR="00B2439F" w:rsidRDefault="00B2439F" w:rsidP="00CA7DD2">
      <w:pPr>
        <w:spacing w:line="360" w:lineRule="auto"/>
        <w:jc w:val="center"/>
      </w:pPr>
    </w:p>
    <w:p w14:paraId="171522CB" w14:textId="7732EBF2" w:rsidR="00B2439F" w:rsidRDefault="00B2439F" w:rsidP="00CA7DD2">
      <w:pPr>
        <w:spacing w:line="360" w:lineRule="auto"/>
        <w:jc w:val="center"/>
      </w:pPr>
    </w:p>
    <w:p w14:paraId="2CD9F314" w14:textId="77777777" w:rsidR="005A11AC" w:rsidRDefault="005A11AC" w:rsidP="00CA7DD2">
      <w:pPr>
        <w:spacing w:line="360" w:lineRule="auto"/>
        <w:jc w:val="center"/>
      </w:pPr>
    </w:p>
    <w:p w14:paraId="79E2BC2B" w14:textId="4443020E" w:rsidR="00B2439F" w:rsidRPr="00782535" w:rsidRDefault="00B2439F" w:rsidP="00CA7DD2">
      <w:pPr>
        <w:spacing w:line="360" w:lineRule="auto"/>
        <w:jc w:val="center"/>
      </w:pPr>
    </w:p>
    <w:p w14:paraId="5770E386" w14:textId="7ADD41B9" w:rsidR="00052D89" w:rsidRPr="00782535" w:rsidRDefault="00052D89" w:rsidP="00CA7DD2">
      <w:pPr>
        <w:spacing w:line="360" w:lineRule="auto"/>
        <w:jc w:val="center"/>
      </w:pPr>
    </w:p>
    <w:p w14:paraId="37C0D8AD" w14:textId="7270A8EC" w:rsidR="00052D89" w:rsidRPr="00782535" w:rsidRDefault="00052D89" w:rsidP="00CA7DD2">
      <w:pPr>
        <w:spacing w:line="360" w:lineRule="auto"/>
        <w:jc w:val="center"/>
      </w:pPr>
    </w:p>
    <w:p w14:paraId="06520552" w14:textId="6AFE5CFA" w:rsidR="00052D89" w:rsidRPr="00782535" w:rsidRDefault="00052D89" w:rsidP="00CA7DD2">
      <w:pPr>
        <w:spacing w:line="360" w:lineRule="auto"/>
        <w:jc w:val="center"/>
      </w:pPr>
    </w:p>
    <w:p w14:paraId="69F7BF8B" w14:textId="7B43DD77" w:rsidR="00052D89" w:rsidRPr="00782535" w:rsidRDefault="00052D89" w:rsidP="00CA7DD2">
      <w:pPr>
        <w:spacing w:line="360" w:lineRule="auto"/>
        <w:jc w:val="center"/>
      </w:pPr>
    </w:p>
    <w:p w14:paraId="14C889DD" w14:textId="2BADD6D9" w:rsidR="00052D89" w:rsidRPr="00782535" w:rsidRDefault="00052D89" w:rsidP="00CA7DD2">
      <w:pPr>
        <w:spacing w:line="360" w:lineRule="auto"/>
        <w:jc w:val="center"/>
      </w:pPr>
    </w:p>
    <w:p w14:paraId="5D7907FE" w14:textId="36AEBBC7" w:rsidR="00052D89" w:rsidRPr="00782535" w:rsidRDefault="00052D89" w:rsidP="00CA7DD2">
      <w:pPr>
        <w:spacing w:line="360" w:lineRule="auto"/>
        <w:jc w:val="center"/>
      </w:pPr>
    </w:p>
    <w:p w14:paraId="05B985F7" w14:textId="47983F3D" w:rsidR="00052D89" w:rsidRPr="00782535" w:rsidRDefault="00052D89" w:rsidP="00CA7DD2">
      <w:pPr>
        <w:spacing w:line="360" w:lineRule="auto"/>
        <w:jc w:val="center"/>
      </w:pPr>
    </w:p>
    <w:p w14:paraId="0E736791" w14:textId="5ADFB427" w:rsidR="00052D89" w:rsidDel="00C762A0" w:rsidRDefault="00052D89" w:rsidP="00CA7DD2">
      <w:pPr>
        <w:spacing w:line="360" w:lineRule="auto"/>
        <w:jc w:val="center"/>
        <w:rPr>
          <w:del w:id="289" w:author="Ridwan S" w:date="2026-10-02T14:45:00Z"/>
        </w:rPr>
      </w:pPr>
    </w:p>
    <w:p w14:paraId="13529198" w14:textId="530F30D5" w:rsidR="004D06C5" w:rsidDel="00C762A0" w:rsidRDefault="004D06C5" w:rsidP="00CA7DD2">
      <w:pPr>
        <w:spacing w:line="360" w:lineRule="auto"/>
        <w:jc w:val="center"/>
        <w:rPr>
          <w:del w:id="290" w:author="Ridwan S" w:date="2026-10-02T14:45:00Z"/>
        </w:rPr>
      </w:pPr>
    </w:p>
    <w:p w14:paraId="0C3E1B5F" w14:textId="25283F39" w:rsidR="004D06C5" w:rsidDel="00C762A0" w:rsidRDefault="004D06C5" w:rsidP="00CA7DD2">
      <w:pPr>
        <w:spacing w:line="360" w:lineRule="auto"/>
        <w:jc w:val="center"/>
        <w:rPr>
          <w:del w:id="291" w:author="Ridwan S" w:date="2026-10-02T14:45:00Z"/>
        </w:rPr>
      </w:pPr>
    </w:p>
    <w:p w14:paraId="3E2CD657" w14:textId="140E3F4F" w:rsidR="00EE4A61" w:rsidDel="00C762A0" w:rsidRDefault="00EE4A61" w:rsidP="00CA7DD2">
      <w:pPr>
        <w:spacing w:line="360" w:lineRule="auto"/>
        <w:jc w:val="center"/>
        <w:rPr>
          <w:del w:id="292" w:author="Ridwan S" w:date="2026-10-02T14:45:00Z"/>
        </w:rPr>
      </w:pPr>
    </w:p>
    <w:p w14:paraId="5FC86B54" w14:textId="019F65C3" w:rsidR="00EE4A61" w:rsidDel="00C762A0" w:rsidRDefault="00EE4A61" w:rsidP="00CA7DD2">
      <w:pPr>
        <w:spacing w:line="360" w:lineRule="auto"/>
        <w:jc w:val="center"/>
        <w:rPr>
          <w:del w:id="293" w:author="Ridwan S" w:date="2026-10-02T14:45:00Z"/>
        </w:rPr>
      </w:pPr>
    </w:p>
    <w:p w14:paraId="3A58E779" w14:textId="5B0F95D2" w:rsidR="00EE4A61" w:rsidDel="00C762A0" w:rsidRDefault="00EE4A61" w:rsidP="00CA7DD2">
      <w:pPr>
        <w:spacing w:line="360" w:lineRule="auto"/>
        <w:jc w:val="center"/>
        <w:rPr>
          <w:del w:id="294" w:author="Ridwan S" w:date="2026-10-02T14:45:00Z"/>
        </w:rPr>
      </w:pPr>
    </w:p>
    <w:p w14:paraId="58B980C8" w14:textId="08D12E1A" w:rsidR="00EE4A61" w:rsidDel="00C762A0" w:rsidRDefault="00EE4A61" w:rsidP="00CA7DD2">
      <w:pPr>
        <w:spacing w:line="360" w:lineRule="auto"/>
        <w:jc w:val="center"/>
        <w:rPr>
          <w:del w:id="295" w:author="Ridwan S" w:date="2026-10-02T14:45:00Z"/>
        </w:rPr>
      </w:pPr>
    </w:p>
    <w:p w14:paraId="749A85CD" w14:textId="5BE2634D" w:rsidR="00EE4A61" w:rsidDel="00C762A0" w:rsidRDefault="00EE4A61" w:rsidP="00CA7DD2">
      <w:pPr>
        <w:spacing w:line="360" w:lineRule="auto"/>
        <w:jc w:val="center"/>
        <w:rPr>
          <w:del w:id="296" w:author="Ridwan S" w:date="2026-10-02T14:45:00Z"/>
        </w:rPr>
      </w:pPr>
    </w:p>
    <w:p w14:paraId="18A31893" w14:textId="1708623B" w:rsidR="002F5E9E" w:rsidRPr="00782535" w:rsidDel="00C762A0" w:rsidRDefault="002F5E9E" w:rsidP="00EE4A61">
      <w:pPr>
        <w:spacing w:line="360" w:lineRule="auto"/>
        <w:jc w:val="center"/>
        <w:rPr>
          <w:del w:id="297" w:author="Ridwan S" w:date="2026-10-02T14:45:00Z"/>
        </w:rPr>
      </w:pPr>
    </w:p>
    <w:p w14:paraId="1DC36FEC" w14:textId="37AD426F" w:rsidR="00052D89" w:rsidRPr="00782535" w:rsidDel="00C762A0" w:rsidRDefault="00052D89" w:rsidP="00052D89">
      <w:pPr>
        <w:rPr>
          <w:del w:id="298" w:author="Ridwan S" w:date="2026-10-02T14:45:00Z"/>
        </w:rPr>
      </w:pPr>
    </w:p>
    <w:p w14:paraId="468A0574" w14:textId="0CDA5D5E" w:rsidR="00052D89" w:rsidRPr="00782535" w:rsidDel="00C762A0" w:rsidRDefault="00052D89" w:rsidP="00CA7DD2">
      <w:pPr>
        <w:spacing w:line="360" w:lineRule="auto"/>
        <w:jc w:val="center"/>
        <w:rPr>
          <w:del w:id="299" w:author="Ridwan S" w:date="2026-10-02T14:45:00Z"/>
        </w:rPr>
      </w:pPr>
    </w:p>
    <w:p w14:paraId="7768CF0C" w14:textId="303C85BD" w:rsidR="00052D89" w:rsidRPr="00782535" w:rsidDel="00C762A0" w:rsidRDefault="00052D89" w:rsidP="00CA7DD2">
      <w:pPr>
        <w:spacing w:line="360" w:lineRule="auto"/>
        <w:jc w:val="center"/>
        <w:rPr>
          <w:del w:id="300" w:author="Ridwan S" w:date="2026-10-02T14:45:00Z"/>
        </w:rPr>
      </w:pPr>
    </w:p>
    <w:p w14:paraId="3449F019" w14:textId="1CE36C0B" w:rsidR="00052D89" w:rsidRPr="00782535" w:rsidDel="00C762A0" w:rsidRDefault="00052D89" w:rsidP="00CA7DD2">
      <w:pPr>
        <w:spacing w:line="360" w:lineRule="auto"/>
        <w:jc w:val="center"/>
        <w:rPr>
          <w:del w:id="301" w:author="Ridwan S" w:date="2026-10-02T14:45:00Z"/>
        </w:rPr>
      </w:pPr>
    </w:p>
    <w:p w14:paraId="1A6C7E43" w14:textId="5BB4A74E" w:rsidR="00052D89" w:rsidRPr="00782535" w:rsidDel="00C762A0" w:rsidRDefault="00052D89" w:rsidP="00CA7DD2">
      <w:pPr>
        <w:spacing w:line="360" w:lineRule="auto"/>
        <w:jc w:val="center"/>
        <w:rPr>
          <w:del w:id="302" w:author="Ridwan S" w:date="2026-10-02T14:45:00Z"/>
        </w:rPr>
      </w:pPr>
    </w:p>
    <w:p w14:paraId="309CED77" w14:textId="3C8335DA" w:rsidR="00052D89" w:rsidRPr="00782535" w:rsidDel="00C762A0" w:rsidRDefault="00052D89" w:rsidP="00CA7DD2">
      <w:pPr>
        <w:spacing w:line="360" w:lineRule="auto"/>
        <w:jc w:val="center"/>
        <w:rPr>
          <w:del w:id="303" w:author="Ridwan S" w:date="2026-10-02T14:45:00Z"/>
        </w:rPr>
      </w:pPr>
    </w:p>
    <w:p w14:paraId="597B6D72" w14:textId="10B5AFDC" w:rsidR="00052D89" w:rsidRPr="00782535" w:rsidDel="00C762A0" w:rsidRDefault="00052D89" w:rsidP="00CA7DD2">
      <w:pPr>
        <w:spacing w:line="360" w:lineRule="auto"/>
        <w:jc w:val="center"/>
        <w:rPr>
          <w:del w:id="304" w:author="Ridwan S" w:date="2026-10-02T14:45:00Z"/>
        </w:rPr>
      </w:pPr>
    </w:p>
    <w:p w14:paraId="1E3EAFD8" w14:textId="7FF38B07" w:rsidR="00052D89" w:rsidRPr="00782535" w:rsidDel="00C762A0" w:rsidRDefault="00052D89" w:rsidP="00CA7DD2">
      <w:pPr>
        <w:spacing w:line="360" w:lineRule="auto"/>
        <w:jc w:val="center"/>
        <w:rPr>
          <w:del w:id="305" w:author="Ridwan S" w:date="2026-10-02T14:45:00Z"/>
        </w:rPr>
      </w:pPr>
    </w:p>
    <w:p w14:paraId="43CE1A96" w14:textId="3D298CDF" w:rsidR="00052D89" w:rsidRPr="00782535" w:rsidDel="00C762A0" w:rsidRDefault="00052D89" w:rsidP="00CA7DD2">
      <w:pPr>
        <w:spacing w:line="360" w:lineRule="auto"/>
        <w:jc w:val="center"/>
        <w:rPr>
          <w:del w:id="306" w:author="Ridwan S" w:date="2026-10-02T14:45:00Z"/>
        </w:rPr>
      </w:pPr>
    </w:p>
    <w:p w14:paraId="2D8A4EC3" w14:textId="77777777" w:rsidR="00E27571" w:rsidRDefault="00E27571" w:rsidP="00E27571">
      <w:pPr>
        <w:spacing w:line="360" w:lineRule="auto"/>
        <w:jc w:val="center"/>
        <w:rPr>
          <w:i/>
          <w:iCs/>
        </w:rPr>
      </w:pPr>
    </w:p>
    <w:p w14:paraId="61D7AB96" w14:textId="301ACDEE" w:rsidR="00E27571" w:rsidRPr="00E27571" w:rsidDel="00C762A0" w:rsidRDefault="00F65544" w:rsidP="00E27571">
      <w:pPr>
        <w:spacing w:line="360" w:lineRule="auto"/>
        <w:jc w:val="center"/>
        <w:rPr>
          <w:del w:id="307" w:author="Ridwan S" w:date="2026-10-02T14:46:00Z"/>
          <w:i/>
          <w:iCs/>
        </w:rPr>
      </w:pPr>
      <w:r>
        <w:rPr>
          <w:i/>
          <w:iCs/>
        </w:rPr>
        <w:t xml:space="preserve">Bagan 2.1. Kerangka Pemikiran Penelitian </w:t>
      </w:r>
    </w:p>
    <w:p w14:paraId="7EB3DBD8" w14:textId="0F5AEB52" w:rsidR="00052D89" w:rsidRPr="00782535" w:rsidDel="00C762A0" w:rsidRDefault="00052D89" w:rsidP="00CA7DD2">
      <w:pPr>
        <w:spacing w:line="360" w:lineRule="auto"/>
        <w:jc w:val="center"/>
        <w:rPr>
          <w:del w:id="308" w:author="Ridwan S" w:date="2026-10-02T14:46:00Z"/>
        </w:rPr>
      </w:pPr>
    </w:p>
    <w:p w14:paraId="5F64B244" w14:textId="2E0263AF" w:rsidR="00052D89" w:rsidRPr="00782535" w:rsidDel="00C762A0" w:rsidRDefault="00052D89" w:rsidP="00CA7DD2">
      <w:pPr>
        <w:spacing w:line="360" w:lineRule="auto"/>
        <w:jc w:val="center"/>
        <w:rPr>
          <w:del w:id="309" w:author="Ridwan S" w:date="2026-10-02T14:46:00Z"/>
        </w:rPr>
      </w:pPr>
    </w:p>
    <w:p w14:paraId="197828F1" w14:textId="77777777" w:rsidR="002E30B5" w:rsidRDefault="002E30B5">
      <w:pPr>
        <w:jc w:val="center"/>
        <w:rPr>
          <w:b/>
          <w:bCs/>
        </w:rPr>
        <w:pPrChange w:id="310" w:author="Ridwan S" w:date="2026-10-02T14:46:00Z">
          <w:pPr/>
        </w:pPrChange>
      </w:pPr>
      <w:bookmarkStart w:id="311" w:name="c.-definisi-operasional-variabel"/>
      <w:r>
        <w:br w:type="page"/>
      </w:r>
    </w:p>
    <w:p w14:paraId="199308E0" w14:textId="519B6ADE" w:rsidR="002357EC" w:rsidRDefault="00D732EB">
      <w:pPr>
        <w:spacing w:after="120" w:line="360" w:lineRule="auto"/>
        <w:ind w:firstLine="720"/>
        <w:jc w:val="both"/>
        <w:rPr>
          <w:ins w:id="312" w:author="Ridwan S" w:date="2026-10-02T15:07:00Z"/>
        </w:rPr>
      </w:pPr>
      <w:ins w:id="313" w:author="Ridwan S" w:date="2026-09-30T08:00:00Z">
        <w:r>
          <w:lastRenderedPageBreak/>
          <w:t>Hubungan antarvariabel dalam kerangka pemikiran dijelaskan sebagai berikut</w:t>
        </w:r>
      </w:ins>
      <w:ins w:id="314" w:author="Ridwan S" w:date="2026-09-30T23:59:00Z">
        <w:r w:rsidR="005707CD">
          <w:t>:</w:t>
        </w:r>
      </w:ins>
      <w:ins w:id="315" w:author="Ridwan S" w:date="2026-09-30T08:00:00Z">
        <w:r>
          <w:t xml:space="preserve"> </w:t>
        </w:r>
      </w:ins>
      <w:ins w:id="316" w:author="Ridwan S" w:date="2026-10-01T00:00:00Z">
        <w:r w:rsidR="005707CD">
          <w:t>k</w:t>
        </w:r>
      </w:ins>
      <w:ins w:id="317" w:author="Ridwan S" w:date="2026-09-30T08:00:00Z">
        <w:r>
          <w:t xml:space="preserve">elompok </w:t>
        </w:r>
        <w:r>
          <w:rPr>
            <w:i/>
            <w:iCs/>
          </w:rPr>
          <w:t>stakeholder</w:t>
        </w:r>
        <w:r>
          <w:t xml:space="preserve"> menjadi pembeda bagi persepsi terhadap lima aspek pengelolaan, yaitu ekologi, ekonomi, sosial, kelembagaan, dan tata kelola (H1), dan kelima aspek tersebut dibandingkan satu sama lain untuk mengetahui aspek yang dinilai paling lemah (H2). Persepsi menggambarkan penilaian </w:t>
        </w:r>
        <w:r>
          <w:rPr>
            <w:i/>
            <w:iCs/>
          </w:rPr>
          <w:t>stakeholder</w:t>
        </w:r>
        <w:r>
          <w:t xml:space="preserve"> terhadap kondisi pengelolaan, sedangkan dukungan menggambarkan kesediaan menerima dan mendukung langkah pengelolaan; hubungan dukungan dengan intensitas partisipasi dalam pengambilan keputusan diuji pada H3. Secara paralel, kepentingan (</w:t>
        </w:r>
        <w:r>
          <w:rPr>
            <w:i/>
            <w:iCs/>
          </w:rPr>
          <w:t>interest</w:t>
        </w:r>
        <w:r>
          <w:t>) dan pengaruh (</w:t>
        </w:r>
        <w:r>
          <w:rPr>
            <w:i/>
            <w:iCs/>
          </w:rPr>
          <w:t>influence</w:t>
        </w:r>
        <w:r>
          <w:t xml:space="preserve">) menentukan posisi </w:t>
        </w:r>
        <w:r>
          <w:rPr>
            <w:i/>
            <w:iCs/>
          </w:rPr>
          <w:t>stakeholder</w:t>
        </w:r>
        <w:r>
          <w:t xml:space="preserve"> pada matriks yang, bersama intensitas partisipasi dan hasil wawancara serta FGD, menggambarkan peran </w:t>
        </w:r>
        <w:r>
          <w:rPr>
            <w:i/>
            <w:iCs/>
          </w:rPr>
          <w:t>stakeholder</w:t>
        </w:r>
        <w:r>
          <w:t>. Seluruh hasil tersebut diintegrasikan untuk mengidentifikasi isu strategis serta faktor pendukung dan penghambat, yang bermuara pada rekomendasi strategi kebijakan partisipatif. Hubungan antarvariabel tersebut diringkas pada Bagan 2.2.</w:t>
        </w:r>
      </w:ins>
    </w:p>
    <w:p w14:paraId="525FA8CE" w14:textId="77777777" w:rsidR="00AB1010" w:rsidRDefault="00AB1010">
      <w:pPr>
        <w:spacing w:after="120" w:line="360" w:lineRule="auto"/>
        <w:ind w:firstLine="720"/>
        <w:jc w:val="both"/>
        <w:rPr>
          <w:ins w:id="318" w:author="Ridwan S" w:date="2026-09-30T08:00:00Z"/>
        </w:rPr>
      </w:pPr>
    </w:p>
    <w:p w14:paraId="587381DD" w14:textId="07297F03" w:rsidR="002357EC" w:rsidRDefault="00AB1010">
      <w:pPr>
        <w:keepNext/>
        <w:spacing w:before="120" w:after="120"/>
        <w:jc w:val="center"/>
        <w:rPr>
          <w:ins w:id="319" w:author="Ridwan S" w:date="2026-09-30T08:00:00Z"/>
        </w:rPr>
      </w:pPr>
      <w:ins w:id="320" w:author="Ridwan S" w:date="2026-10-02T15:07:00Z">
        <w:r w:rsidRPr="00AB1010">
          <w:rPr>
            <w:rFonts w:asciiTheme="minorHAnsi" w:eastAsiaTheme="minorEastAsia" w:hAnsiTheme="minorHAnsi" w:cstheme="minorBidi"/>
            <w:noProof/>
            <w:sz w:val="22"/>
            <w:szCs w:val="22"/>
            <w:lang w:val="en-ID" w:eastAsia="en-ID"/>
          </w:rPr>
          <mc:AlternateContent>
            <mc:Choice Requires="wpg">
              <w:drawing>
                <wp:inline distT="0" distB="0" distL="0" distR="0" wp14:anchorId="5DFA4EA9" wp14:editId="6D9AE51F">
                  <wp:extent cx="5320148" cy="4451418"/>
                  <wp:effectExtent l="0" t="0" r="13970" b="6350"/>
                  <wp:docPr id="18" name="Bagan 2.2" descr="Bagan hubungan antarvariabel dan hipotesis penelitian"/>
                  <wp:cNvGraphicFramePr/>
                  <a:graphic xmlns:a="http://schemas.openxmlformats.org/drawingml/2006/main">
                    <a:graphicData uri="http://schemas.microsoft.com/office/word/2010/wordprocessingGroup">
                      <wpg:wgp>
                        <wpg:cNvGrpSpPr/>
                        <wpg:grpSpPr>
                          <a:xfrm>
                            <a:off x="0" y="0"/>
                            <a:ext cx="5320148" cy="4451418"/>
                            <a:chOff x="24920" y="24920"/>
                            <a:chExt cx="6068020" cy="5077450"/>
                          </a:xfrm>
                        </wpg:grpSpPr>
                        <wps:wsp>
                          <wps:cNvPr id="19" name="Kotak 2"/>
                          <wps:cNvSpPr/>
                          <wps:spPr>
                            <a:xfrm>
                              <a:off x="24920" y="24920"/>
                              <a:ext cx="1644720" cy="523320"/>
                            </a:xfrm>
                            <a:prstGeom prst="roundRect">
                              <a:avLst>
                                <a:gd name="adj" fmla="val 14285"/>
                              </a:avLst>
                            </a:prstGeom>
                            <a:solidFill>
                              <a:srgbClr val="D9E2F3"/>
                            </a:solidFill>
                            <a:ln w="15240">
                              <a:solidFill>
                                <a:srgbClr val="7F8FA6"/>
                              </a:solidFill>
                            </a:ln>
                          </wps:spPr>
                          <wps:txbx>
                            <w:txbxContent>
                              <w:p w14:paraId="02C7CE9E" w14:textId="77777777" w:rsidR="00AB1010" w:rsidRDefault="00AB1010" w:rsidP="00AB1010">
                                <w:pPr>
                                  <w:spacing w:line="324" w:lineRule="auto"/>
                                  <w:jc w:val="center"/>
                                </w:pPr>
                                <w:r>
                                  <w:rPr>
                                    <w:rFonts w:ascii="Verdana" w:hAnsi="Verdana" w:cs="Verdana"/>
                                    <w:b/>
                                    <w:bCs/>
                                    <w:color w:val="1F2D3D"/>
                                    <w:sz w:val="18"/>
                                    <w:szCs w:val="18"/>
                                  </w:rPr>
                                  <w:t>Kelompok Stakeholder</w:t>
                                </w:r>
                              </w:p>
                            </w:txbxContent>
                          </wps:txbx>
                          <wps:bodyPr rot="0" vert="horz" wrap="square" lIns="0" tIns="0" rIns="0" bIns="0" anchor="ctr" anchorCtr="0">
                            <a:noAutofit/>
                          </wps:bodyPr>
                        </wps:wsp>
                        <wps:wsp>
                          <wps:cNvPr id="20" name="Kotak 3"/>
                          <wps:cNvSpPr/>
                          <wps:spPr>
                            <a:xfrm>
                              <a:off x="24920" y="772520"/>
                              <a:ext cx="1644720" cy="834820"/>
                            </a:xfrm>
                            <a:prstGeom prst="roundRect">
                              <a:avLst>
                                <a:gd name="adj" fmla="val 8955"/>
                              </a:avLst>
                            </a:prstGeom>
                            <a:solidFill>
                              <a:srgbClr val="EBF3FB"/>
                            </a:solidFill>
                            <a:ln w="15240">
                              <a:solidFill>
                                <a:srgbClr val="7F8FA6"/>
                              </a:solidFill>
                            </a:ln>
                          </wps:spPr>
                          <wps:txbx>
                            <w:txbxContent>
                              <w:p w14:paraId="43CF67B4" w14:textId="77777777" w:rsidR="00AB1010" w:rsidRDefault="00AB1010" w:rsidP="00AB1010">
                                <w:pPr>
                                  <w:spacing w:line="324" w:lineRule="auto"/>
                                  <w:jc w:val="center"/>
                                </w:pPr>
                                <w:r>
                                  <w:rPr>
                                    <w:rFonts w:ascii="Verdana" w:hAnsi="Verdana" w:cs="Verdana"/>
                                    <w:color w:val="1F2D3D"/>
                                    <w:sz w:val="17"/>
                                    <w:szCs w:val="17"/>
                                  </w:rPr>
                                  <w:t>Persepsi terhadap</w:t>
                                </w:r>
                              </w:p>
                              <w:p w14:paraId="06CA2C53" w14:textId="77777777" w:rsidR="00AB1010" w:rsidRDefault="00AB1010" w:rsidP="00AB1010">
                                <w:pPr>
                                  <w:spacing w:line="324" w:lineRule="auto"/>
                                  <w:jc w:val="center"/>
                                </w:pPr>
                                <w:r>
                                  <w:rPr>
                                    <w:rFonts w:ascii="Verdana" w:hAnsi="Verdana" w:cs="Verdana"/>
                                    <w:color w:val="1F2D3D"/>
                                    <w:sz w:val="17"/>
                                    <w:szCs w:val="17"/>
                                  </w:rPr>
                                  <w:t>5 Aspek Pengelolaan</w:t>
                                </w:r>
                              </w:p>
                              <w:p w14:paraId="15132E04" w14:textId="77777777" w:rsidR="00AB1010" w:rsidRDefault="00AB1010" w:rsidP="00AB1010">
                                <w:pPr>
                                  <w:spacing w:line="324" w:lineRule="auto"/>
                                  <w:jc w:val="center"/>
                                </w:pPr>
                                <w:r>
                                  <w:rPr>
                                    <w:rFonts w:ascii="Verdana" w:hAnsi="Verdana" w:cs="Verdana"/>
                                    <w:color w:val="1F2D3D"/>
                                    <w:sz w:val="17"/>
                                    <w:szCs w:val="17"/>
                                  </w:rPr>
                                  <w:t>EKO · EKN · SOS · KLB · GOV</w:t>
                                </w:r>
                              </w:p>
                            </w:txbxContent>
                          </wps:txbx>
                          <wps:bodyPr rot="0" vert="horz" wrap="square" lIns="0" tIns="0" rIns="0" bIns="0" anchor="ctr" anchorCtr="0">
                            <a:noAutofit/>
                          </wps:bodyPr>
                        </wps:wsp>
                        <wps:wsp>
                          <wps:cNvPr id="21" name="Kotak 4"/>
                          <wps:cNvSpPr/>
                          <wps:spPr>
                            <a:xfrm>
                              <a:off x="710220" y="1831620"/>
                              <a:ext cx="1021719" cy="585620"/>
                            </a:xfrm>
                            <a:prstGeom prst="roundRect">
                              <a:avLst>
                                <a:gd name="adj" fmla="val 12765"/>
                              </a:avLst>
                            </a:prstGeom>
                            <a:solidFill>
                              <a:srgbClr val="FFF2CC"/>
                            </a:solidFill>
                            <a:ln w="15240">
                              <a:solidFill>
                                <a:srgbClr val="7F8FA6"/>
                              </a:solidFill>
                            </a:ln>
                          </wps:spPr>
                          <wps:txbx>
                            <w:txbxContent>
                              <w:p w14:paraId="7320AA4A" w14:textId="77777777" w:rsidR="00AB1010" w:rsidRDefault="00AB1010" w:rsidP="00AB1010">
                                <w:pPr>
                                  <w:spacing w:line="324" w:lineRule="auto"/>
                                  <w:jc w:val="center"/>
                                </w:pPr>
                                <w:r>
                                  <w:rPr>
                                    <w:rFonts w:ascii="Verdana" w:hAnsi="Verdana" w:cs="Verdana"/>
                                    <w:color w:val="1F2D3D"/>
                                    <w:sz w:val="19"/>
                                    <w:szCs w:val="19"/>
                                  </w:rPr>
                                  <w:t>Dukungan</w:t>
                                </w:r>
                              </w:p>
                              <w:p w14:paraId="4731C8AD" w14:textId="77777777" w:rsidR="00AB1010" w:rsidRDefault="00AB1010" w:rsidP="00AB1010">
                                <w:pPr>
                                  <w:spacing w:line="324" w:lineRule="auto"/>
                                  <w:jc w:val="center"/>
                                </w:pPr>
                                <w:r>
                                  <w:rPr>
                                    <w:rFonts w:ascii="Verdana" w:hAnsi="Verdana" w:cs="Verdana"/>
                                    <w:color w:val="1F2D3D"/>
                                    <w:sz w:val="19"/>
                                    <w:szCs w:val="19"/>
                                  </w:rPr>
                                  <w:t>(DUK)</w:t>
                                </w:r>
                              </w:p>
                            </w:txbxContent>
                          </wps:txbx>
                          <wps:bodyPr rot="0" vert="horz" wrap="square" lIns="0" tIns="0" rIns="0" bIns="0" anchor="ctr" anchorCtr="0">
                            <a:noAutofit/>
                          </wps:bodyPr>
                        </wps:wsp>
                        <wps:wsp>
                          <wps:cNvPr id="22" name="Kotak 5"/>
                          <wps:cNvSpPr/>
                          <wps:spPr>
                            <a:xfrm>
                              <a:off x="2205420" y="1831620"/>
                              <a:ext cx="1021720" cy="585620"/>
                            </a:xfrm>
                            <a:prstGeom prst="roundRect">
                              <a:avLst>
                                <a:gd name="adj" fmla="val 12765"/>
                              </a:avLst>
                            </a:prstGeom>
                            <a:solidFill>
                              <a:srgbClr val="FFF2CC"/>
                            </a:solidFill>
                            <a:ln w="15240">
                              <a:solidFill>
                                <a:srgbClr val="7F8FA6"/>
                              </a:solidFill>
                            </a:ln>
                          </wps:spPr>
                          <wps:txbx>
                            <w:txbxContent>
                              <w:p w14:paraId="186AA718" w14:textId="77777777" w:rsidR="00AB1010" w:rsidRDefault="00AB1010" w:rsidP="00AB1010">
                                <w:pPr>
                                  <w:spacing w:line="324" w:lineRule="auto"/>
                                  <w:jc w:val="center"/>
                                </w:pPr>
                                <w:r>
                                  <w:rPr>
                                    <w:rFonts w:ascii="Verdana" w:hAnsi="Verdana" w:cs="Verdana"/>
                                    <w:color w:val="1F2D3D"/>
                                    <w:sz w:val="19"/>
                                    <w:szCs w:val="19"/>
                                  </w:rPr>
                                  <w:t>Partisipasi</w:t>
                                </w:r>
                              </w:p>
                              <w:p w14:paraId="4E990CA0" w14:textId="77777777" w:rsidR="00AB1010" w:rsidRDefault="00AB1010" w:rsidP="00AB1010">
                                <w:pPr>
                                  <w:spacing w:line="324" w:lineRule="auto"/>
                                  <w:jc w:val="center"/>
                                </w:pPr>
                                <w:r>
                                  <w:rPr>
                                    <w:rFonts w:ascii="Verdana" w:hAnsi="Verdana" w:cs="Verdana"/>
                                    <w:color w:val="1F2D3D"/>
                                    <w:sz w:val="19"/>
                                    <w:szCs w:val="19"/>
                                  </w:rPr>
                                  <w:t>(PAR)</w:t>
                                </w:r>
                              </w:p>
                            </w:txbxContent>
                          </wps:txbx>
                          <wps:bodyPr rot="0" vert="horz" wrap="square" lIns="0" tIns="0" rIns="0" bIns="0" anchor="ctr" anchorCtr="0">
                            <a:noAutofit/>
                          </wps:bodyPr>
                        </wps:wsp>
                        <wps:wsp>
                          <wps:cNvPr id="23" name="Kotak 6"/>
                          <wps:cNvSpPr/>
                          <wps:spPr>
                            <a:xfrm>
                              <a:off x="3576020" y="211820"/>
                              <a:ext cx="1146320" cy="523320"/>
                            </a:xfrm>
                            <a:prstGeom prst="roundRect">
                              <a:avLst>
                                <a:gd name="adj" fmla="val 14285"/>
                              </a:avLst>
                            </a:prstGeom>
                            <a:solidFill>
                              <a:srgbClr val="E2F0D9"/>
                            </a:solidFill>
                            <a:ln w="15240">
                              <a:solidFill>
                                <a:srgbClr val="7F8FA6"/>
                              </a:solidFill>
                            </a:ln>
                          </wps:spPr>
                          <wps:txbx>
                            <w:txbxContent>
                              <w:p w14:paraId="1566D9DD" w14:textId="77777777" w:rsidR="00AB1010" w:rsidRDefault="00AB1010" w:rsidP="00AB1010">
                                <w:pPr>
                                  <w:spacing w:line="324" w:lineRule="auto"/>
                                  <w:jc w:val="center"/>
                                </w:pPr>
                                <w:r>
                                  <w:rPr>
                                    <w:rFonts w:ascii="Verdana" w:hAnsi="Verdana" w:cs="Verdana"/>
                                    <w:color w:val="1F2D3D"/>
                                    <w:sz w:val="19"/>
                                    <w:szCs w:val="19"/>
                                  </w:rPr>
                                  <w:t>Interest</w:t>
                                </w:r>
                              </w:p>
                              <w:p w14:paraId="25C0B992" w14:textId="77777777" w:rsidR="00AB1010" w:rsidRDefault="00AB1010" w:rsidP="00AB1010">
                                <w:pPr>
                                  <w:spacing w:line="324" w:lineRule="auto"/>
                                  <w:jc w:val="center"/>
                                </w:pPr>
                                <w:r>
                                  <w:rPr>
                                    <w:rFonts w:ascii="Verdana" w:hAnsi="Verdana" w:cs="Verdana"/>
                                    <w:color w:val="1F2D3D"/>
                                    <w:sz w:val="19"/>
                                    <w:szCs w:val="19"/>
                                  </w:rPr>
                                  <w:t>(INT)</w:t>
                                </w:r>
                              </w:p>
                            </w:txbxContent>
                          </wps:txbx>
                          <wps:bodyPr rot="0" vert="horz" wrap="square" lIns="0" tIns="0" rIns="0" bIns="0" anchor="ctr" anchorCtr="0">
                            <a:noAutofit/>
                          </wps:bodyPr>
                        </wps:wsp>
                        <wps:wsp>
                          <wps:cNvPr id="24" name="Kotak 7"/>
                          <wps:cNvSpPr/>
                          <wps:spPr>
                            <a:xfrm>
                              <a:off x="4946620" y="211820"/>
                              <a:ext cx="1146320" cy="523320"/>
                            </a:xfrm>
                            <a:prstGeom prst="roundRect">
                              <a:avLst>
                                <a:gd name="adj" fmla="val 14285"/>
                              </a:avLst>
                            </a:prstGeom>
                            <a:solidFill>
                              <a:srgbClr val="E2F0D9"/>
                            </a:solidFill>
                            <a:ln w="15240">
                              <a:solidFill>
                                <a:srgbClr val="7F8FA6"/>
                              </a:solidFill>
                            </a:ln>
                          </wps:spPr>
                          <wps:txbx>
                            <w:txbxContent>
                              <w:p w14:paraId="0EBC458A" w14:textId="77777777" w:rsidR="00AB1010" w:rsidRDefault="00AB1010" w:rsidP="00AB1010">
                                <w:pPr>
                                  <w:spacing w:line="324" w:lineRule="auto"/>
                                  <w:jc w:val="center"/>
                                </w:pPr>
                                <w:r>
                                  <w:rPr>
                                    <w:rFonts w:ascii="Verdana" w:hAnsi="Verdana" w:cs="Verdana"/>
                                    <w:color w:val="1F2D3D"/>
                                    <w:sz w:val="19"/>
                                    <w:szCs w:val="19"/>
                                  </w:rPr>
                                  <w:t>Influence</w:t>
                                </w:r>
                              </w:p>
                              <w:p w14:paraId="67C4784D" w14:textId="77777777" w:rsidR="00AB1010" w:rsidRDefault="00AB1010" w:rsidP="00AB1010">
                                <w:pPr>
                                  <w:spacing w:line="324" w:lineRule="auto"/>
                                  <w:jc w:val="center"/>
                                </w:pPr>
                                <w:r>
                                  <w:rPr>
                                    <w:rFonts w:ascii="Verdana" w:hAnsi="Verdana" w:cs="Verdana"/>
                                    <w:color w:val="1F2D3D"/>
                                    <w:sz w:val="19"/>
                                    <w:szCs w:val="19"/>
                                  </w:rPr>
                                  <w:t>(INF)</w:t>
                                </w:r>
                              </w:p>
                            </w:txbxContent>
                          </wps:txbx>
                          <wps:bodyPr rot="0" vert="horz" wrap="square" lIns="0" tIns="0" rIns="0" bIns="0" anchor="ctr" anchorCtr="0">
                            <a:noAutofit/>
                          </wps:bodyPr>
                        </wps:wsp>
                        <wps:wsp>
                          <wps:cNvPr id="25" name="Kotak 8"/>
                          <wps:cNvSpPr/>
                          <wps:spPr>
                            <a:xfrm>
                              <a:off x="3825220" y="1021720"/>
                              <a:ext cx="2018520" cy="585620"/>
                            </a:xfrm>
                            <a:prstGeom prst="roundRect">
                              <a:avLst>
                                <a:gd name="adj" fmla="val 12765"/>
                              </a:avLst>
                            </a:prstGeom>
                            <a:solidFill>
                              <a:srgbClr val="E2F0D9"/>
                            </a:solidFill>
                            <a:ln w="15240">
                              <a:solidFill>
                                <a:srgbClr val="7F8FA6"/>
                              </a:solidFill>
                            </a:ln>
                          </wps:spPr>
                          <wps:txbx>
                            <w:txbxContent>
                              <w:p w14:paraId="22FB250D" w14:textId="77777777" w:rsidR="00AB1010" w:rsidRDefault="00AB1010" w:rsidP="00AB1010">
                                <w:pPr>
                                  <w:spacing w:line="324" w:lineRule="auto"/>
                                  <w:jc w:val="center"/>
                                </w:pPr>
                                <w:r>
                                  <w:rPr>
                                    <w:rFonts w:ascii="Verdana" w:hAnsi="Verdana" w:cs="Verdana"/>
                                    <w:color w:val="1F2D3D"/>
                                    <w:sz w:val="19"/>
                                    <w:szCs w:val="19"/>
                                  </w:rPr>
                                  <w:t>Posisi pada Matriks</w:t>
                                </w:r>
                              </w:p>
                              <w:p w14:paraId="17C92823" w14:textId="77777777" w:rsidR="00AB1010" w:rsidRDefault="00AB1010" w:rsidP="00AB1010">
                                <w:pPr>
                                  <w:spacing w:line="324" w:lineRule="auto"/>
                                  <w:jc w:val="center"/>
                                </w:pPr>
                                <w:r>
                                  <w:rPr>
                                    <w:rFonts w:ascii="Verdana" w:hAnsi="Verdana" w:cs="Verdana"/>
                                    <w:color w:val="1F2D3D"/>
                                    <w:sz w:val="19"/>
                                    <w:szCs w:val="19"/>
                                  </w:rPr>
                                  <w:t>Interest–Influence</w:t>
                                </w:r>
                              </w:p>
                            </w:txbxContent>
                          </wps:txbx>
                          <wps:bodyPr rot="0" vert="horz" wrap="square" lIns="0" tIns="0" rIns="0" bIns="0" anchor="ctr" anchorCtr="0">
                            <a:noAutofit/>
                          </wps:bodyPr>
                        </wps:wsp>
                        <wps:wsp>
                          <wps:cNvPr id="26" name="Kotak 9"/>
                          <wps:cNvSpPr/>
                          <wps:spPr>
                            <a:xfrm>
                              <a:off x="3825220" y="1831620"/>
                              <a:ext cx="2018520" cy="585620"/>
                            </a:xfrm>
                            <a:prstGeom prst="roundRect">
                              <a:avLst>
                                <a:gd name="adj" fmla="val 12765"/>
                              </a:avLst>
                            </a:prstGeom>
                            <a:solidFill>
                              <a:srgbClr val="C6E0B4"/>
                            </a:solidFill>
                            <a:ln w="15240">
                              <a:solidFill>
                                <a:srgbClr val="7F8FA6"/>
                              </a:solidFill>
                            </a:ln>
                          </wps:spPr>
                          <wps:txbx>
                            <w:txbxContent>
                              <w:p w14:paraId="210EE635" w14:textId="77777777" w:rsidR="00AB1010" w:rsidRDefault="00AB1010" w:rsidP="00AB1010">
                                <w:pPr>
                                  <w:spacing w:line="324" w:lineRule="auto"/>
                                  <w:jc w:val="center"/>
                                </w:pPr>
                                <w:r>
                                  <w:rPr>
                                    <w:rFonts w:ascii="Verdana" w:hAnsi="Verdana" w:cs="Verdana"/>
                                    <w:b/>
                                    <w:bCs/>
                                    <w:color w:val="1F2D3D"/>
                                    <w:sz w:val="20"/>
                                    <w:szCs w:val="20"/>
                                  </w:rPr>
                                  <w:t>Peran Stakeholder</w:t>
                                </w:r>
                              </w:p>
                            </w:txbxContent>
                          </wps:txbx>
                          <wps:bodyPr rot="0" vert="horz" wrap="square" lIns="0" tIns="0" rIns="0" bIns="0" anchor="ctr" anchorCtr="0">
                            <a:noAutofit/>
                          </wps:bodyPr>
                        </wps:wsp>
                        <wps:wsp>
                          <wps:cNvPr id="27" name="Kotak 10"/>
                          <wps:cNvSpPr/>
                          <wps:spPr>
                            <a:xfrm>
                              <a:off x="24920" y="2953020"/>
                              <a:ext cx="3139920" cy="585619"/>
                            </a:xfrm>
                            <a:prstGeom prst="roundRect">
                              <a:avLst>
                                <a:gd name="adj" fmla="val 12765"/>
                              </a:avLst>
                            </a:prstGeom>
                            <a:solidFill>
                              <a:srgbClr val="FBE5D6"/>
                            </a:solidFill>
                            <a:ln w="15240">
                              <a:solidFill>
                                <a:srgbClr val="7F8FA6"/>
                              </a:solidFill>
                            </a:ln>
                          </wps:spPr>
                          <wps:txbx>
                            <w:txbxContent>
                              <w:p w14:paraId="15B3E5BB" w14:textId="77777777" w:rsidR="00AB1010" w:rsidRDefault="00AB1010" w:rsidP="00AB1010">
                                <w:pPr>
                                  <w:spacing w:line="324" w:lineRule="auto"/>
                                  <w:jc w:val="center"/>
                                </w:pPr>
                                <w:r>
                                  <w:rPr>
                                    <w:rFonts w:ascii="Verdana" w:hAnsi="Verdana" w:cs="Verdana"/>
                                    <w:b/>
                                    <w:bCs/>
                                    <w:color w:val="1F2D3D"/>
                                    <w:sz w:val="20"/>
                                    <w:szCs w:val="20"/>
                                  </w:rPr>
                                  <w:t>Isu Strategis</w:t>
                                </w:r>
                              </w:p>
                            </w:txbxContent>
                          </wps:txbx>
                          <wps:bodyPr rot="0" vert="horz" wrap="square" lIns="0" tIns="0" rIns="0" bIns="0" anchor="ctr" anchorCtr="0">
                            <a:noAutofit/>
                          </wps:bodyPr>
                        </wps:wsp>
                        <wps:wsp>
                          <wps:cNvPr id="28" name="Kotak 11"/>
                          <wps:cNvSpPr/>
                          <wps:spPr>
                            <a:xfrm>
                              <a:off x="3451420" y="2953020"/>
                              <a:ext cx="2641520" cy="585619"/>
                            </a:xfrm>
                            <a:prstGeom prst="roundRect">
                              <a:avLst>
                                <a:gd name="adj" fmla="val 12765"/>
                              </a:avLst>
                            </a:prstGeom>
                            <a:solidFill>
                              <a:srgbClr val="FBE5D6"/>
                            </a:solidFill>
                            <a:ln w="15240">
                              <a:solidFill>
                                <a:srgbClr val="7F8FA6"/>
                              </a:solidFill>
                            </a:ln>
                          </wps:spPr>
                          <wps:txbx>
                            <w:txbxContent>
                              <w:p w14:paraId="3B205F22" w14:textId="77777777" w:rsidR="00AB1010" w:rsidRDefault="00AB1010" w:rsidP="00AB1010">
                                <w:pPr>
                                  <w:spacing w:line="324" w:lineRule="auto"/>
                                  <w:jc w:val="center"/>
                                </w:pPr>
                                <w:r>
                                  <w:rPr>
                                    <w:rFonts w:ascii="Verdana" w:hAnsi="Verdana" w:cs="Verdana"/>
                                    <w:b/>
                                    <w:bCs/>
                                    <w:color w:val="1F2D3D"/>
                                    <w:sz w:val="19"/>
                                    <w:szCs w:val="19"/>
                                  </w:rPr>
                                  <w:t>Faktor Pendukung dan Penghambat</w:t>
                                </w:r>
                              </w:p>
                            </w:txbxContent>
                          </wps:txbx>
                          <wps:bodyPr rot="0" vert="horz" wrap="square" lIns="0" tIns="0" rIns="0" bIns="0" anchor="ctr" anchorCtr="0">
                            <a:noAutofit/>
                          </wps:bodyPr>
                        </wps:wsp>
                        <wps:wsp>
                          <wps:cNvPr id="29" name="Kotak 12"/>
                          <wps:cNvSpPr/>
                          <wps:spPr>
                            <a:xfrm>
                              <a:off x="1208620" y="3887520"/>
                              <a:ext cx="3762920" cy="585619"/>
                            </a:xfrm>
                            <a:prstGeom prst="roundRect">
                              <a:avLst>
                                <a:gd name="adj" fmla="val 12765"/>
                              </a:avLst>
                            </a:prstGeom>
                            <a:solidFill>
                              <a:srgbClr val="FFE599"/>
                            </a:solidFill>
                            <a:ln w="15240">
                              <a:solidFill>
                                <a:srgbClr val="7F8FA6"/>
                              </a:solidFill>
                            </a:ln>
                          </wps:spPr>
                          <wps:txbx>
                            <w:txbxContent>
                              <w:p w14:paraId="4ED341CF" w14:textId="77777777" w:rsidR="00AB1010" w:rsidRDefault="00AB1010" w:rsidP="00AB1010">
                                <w:pPr>
                                  <w:spacing w:line="324" w:lineRule="auto"/>
                                  <w:jc w:val="center"/>
                                </w:pPr>
                                <w:r>
                                  <w:rPr>
                                    <w:rFonts w:ascii="Verdana" w:hAnsi="Verdana" w:cs="Verdana"/>
                                    <w:b/>
                                    <w:bCs/>
                                    <w:color w:val="1F2D3D"/>
                                    <w:sz w:val="22"/>
                                    <w:szCs w:val="22"/>
                                  </w:rPr>
                                  <w:t>Strategi Kebijakan Partisipatif</w:t>
                                </w:r>
                              </w:p>
                            </w:txbxContent>
                          </wps:txbx>
                          <wps:bodyPr rot="0" vert="horz" wrap="square" lIns="0" tIns="0" rIns="0" bIns="0" anchor="ctr" anchorCtr="0">
                            <a:noAutofit/>
                          </wps:bodyPr>
                        </wps:wsp>
                        <wps:wsp>
                          <wps:cNvPr id="30" name="Panah 13"/>
                          <wps:cNvCnPr/>
                          <wps:spPr>
                            <a:xfrm>
                              <a:off x="847280" y="535780"/>
                              <a:ext cx="0" cy="249200"/>
                            </a:xfrm>
                            <a:prstGeom prst="straightConnector1">
                              <a:avLst/>
                            </a:prstGeom>
                            <a:ln w="19500">
                              <a:solidFill>
                                <a:srgbClr val="44546A"/>
                              </a:solidFill>
                              <a:tailEnd type="triangle" w="med" len="med"/>
                            </a:ln>
                          </wps:spPr>
                          <wps:bodyPr/>
                        </wps:wsp>
                        <wps:wsp>
                          <wps:cNvPr id="31" name="Label 14"/>
                          <wps:cNvSpPr txBox="1"/>
                          <wps:spPr>
                            <a:xfrm>
                              <a:off x="940730" y="535780"/>
                              <a:ext cx="373800" cy="249200"/>
                            </a:xfrm>
                            <a:prstGeom prst="rect">
                              <a:avLst/>
                            </a:prstGeom>
                            <a:noFill/>
                            <a:ln>
                              <a:noFill/>
                            </a:ln>
                          </wps:spPr>
                          <wps:txbx>
                            <w:txbxContent>
                              <w:p w14:paraId="55BFCB24" w14:textId="77777777" w:rsidR="00AB1010" w:rsidRDefault="00AB1010" w:rsidP="00AB1010">
                                <w:pPr>
                                  <w:spacing w:line="324" w:lineRule="auto"/>
                                  <w:jc w:val="center"/>
                                </w:pPr>
                                <w:r>
                                  <w:rPr>
                                    <w:rFonts w:ascii="Verdana" w:hAnsi="Verdana" w:cs="Verdana"/>
                                    <w:b/>
                                    <w:bCs/>
                                    <w:color w:val="C00000"/>
                                    <w:sz w:val="20"/>
                                    <w:szCs w:val="20"/>
                                  </w:rPr>
                                  <w:t>H1</w:t>
                                </w:r>
                              </w:p>
                            </w:txbxContent>
                          </wps:txbx>
                          <wps:bodyPr rot="0" vert="horz" wrap="square" lIns="0" tIns="0" rIns="0" bIns="0" anchor="ctr" anchorCtr="0">
                            <a:noAutofit/>
                          </wps:bodyPr>
                        </wps:wsp>
                        <wps:wsp>
                          <wps:cNvPr id="32" name="Panah H2"/>
                          <wps:cNvSpPr/>
                          <wps:spPr>
                            <a:xfrm>
                              <a:off x="1657180" y="909580"/>
                              <a:ext cx="348880" cy="498400"/>
                            </a:xfrm>
                            <a:custGeom>
                              <a:avLst/>
                              <a:gdLst/>
                              <a:ahLst/>
                              <a:cxnLst/>
                              <a:rect l="0" t="0" r="r" b="b"/>
                              <a:pathLst>
                                <a:path w="348880" h="498400" fill="none">
                                  <a:moveTo>
                                    <a:pt x="0" y="0"/>
                                  </a:moveTo>
                                  <a:quadBezTo>
                                    <a:pt x="348880" y="249200"/>
                                    <a:pt x="0" y="498400"/>
                                  </a:quadBezTo>
                                </a:path>
                              </a:pathLst>
                            </a:custGeom>
                            <a:noFill/>
                            <a:ln w="19500">
                              <a:solidFill>
                                <a:srgbClr val="44546A"/>
                              </a:solidFill>
                              <a:tailEnd type="triangle" w="med" len="med"/>
                            </a:ln>
                          </wps:spPr>
                          <wps:bodyPr/>
                        </wps:wsp>
                        <wps:wsp>
                          <wps:cNvPr id="33" name="Label 16"/>
                          <wps:cNvSpPr txBox="1"/>
                          <wps:spPr>
                            <a:xfrm>
                              <a:off x="1875230" y="1034180"/>
                              <a:ext cx="373800" cy="249200"/>
                            </a:xfrm>
                            <a:prstGeom prst="rect">
                              <a:avLst/>
                            </a:prstGeom>
                            <a:noFill/>
                            <a:ln>
                              <a:noFill/>
                            </a:ln>
                          </wps:spPr>
                          <wps:txbx>
                            <w:txbxContent>
                              <w:p w14:paraId="0A3FF21A" w14:textId="77777777" w:rsidR="00AB1010" w:rsidRDefault="00AB1010" w:rsidP="00AB1010">
                                <w:pPr>
                                  <w:spacing w:line="324" w:lineRule="auto"/>
                                  <w:jc w:val="center"/>
                                </w:pPr>
                                <w:r>
                                  <w:rPr>
                                    <w:rFonts w:ascii="Verdana" w:hAnsi="Verdana" w:cs="Verdana"/>
                                    <w:b/>
                                    <w:bCs/>
                                    <w:color w:val="C00000"/>
                                    <w:sz w:val="20"/>
                                    <w:szCs w:val="20"/>
                                  </w:rPr>
                                  <w:t>H2</w:t>
                                </w:r>
                              </w:p>
                            </w:txbxContent>
                          </wps:txbx>
                          <wps:bodyPr rot="0" vert="horz" wrap="square" lIns="0" tIns="0" rIns="0" bIns="0" anchor="ctr" anchorCtr="0">
                            <a:noAutofit/>
                          </wps:bodyPr>
                        </wps:wsp>
                        <wps:wsp>
                          <wps:cNvPr id="34" name="Label 17"/>
                          <wps:cNvSpPr txBox="1"/>
                          <wps:spPr>
                            <a:xfrm>
                              <a:off x="1563730" y="1364370"/>
                              <a:ext cx="996800" cy="186900"/>
                            </a:xfrm>
                            <a:prstGeom prst="rect">
                              <a:avLst/>
                            </a:prstGeom>
                            <a:noFill/>
                            <a:ln>
                              <a:noFill/>
                            </a:ln>
                          </wps:spPr>
                          <wps:txbx>
                            <w:txbxContent>
                              <w:p w14:paraId="39442B46" w14:textId="77777777" w:rsidR="00AB1010" w:rsidRDefault="00AB1010" w:rsidP="00AB1010">
                                <w:pPr>
                                  <w:spacing w:line="324" w:lineRule="auto"/>
                                  <w:jc w:val="center"/>
                                </w:pPr>
                                <w:r>
                                  <w:rPr>
                                    <w:rFonts w:ascii="Verdana" w:hAnsi="Verdana" w:cs="Verdana"/>
                                    <w:color w:val="44546A"/>
                                    <w:sz w:val="15"/>
                                    <w:szCs w:val="15"/>
                                  </w:rPr>
                                  <w:t>antar aspek</w:t>
                                </w:r>
                              </w:p>
                            </w:txbxContent>
                          </wps:txbx>
                          <wps:bodyPr rot="0" vert="horz" wrap="square" lIns="0" tIns="0" rIns="0" bIns="0" anchor="ctr" anchorCtr="0">
                            <a:noAutofit/>
                          </wps:bodyPr>
                        </wps:wsp>
                        <wps:wsp>
                          <wps:cNvPr id="35" name="Panah 18"/>
                          <wps:cNvCnPr/>
                          <wps:spPr>
                            <a:xfrm>
                              <a:off x="1719480" y="2124430"/>
                              <a:ext cx="498400" cy="0"/>
                            </a:xfrm>
                            <a:prstGeom prst="straightConnector1">
                              <a:avLst/>
                            </a:prstGeom>
                            <a:ln w="19500">
                              <a:solidFill>
                                <a:srgbClr val="44546A"/>
                              </a:solidFill>
                              <a:headEnd type="triangle" w="med" len="med"/>
                              <a:tailEnd type="triangle" w="med" len="med"/>
                            </a:ln>
                          </wps:spPr>
                          <wps:bodyPr/>
                        </wps:wsp>
                        <wps:wsp>
                          <wps:cNvPr id="36" name="Label 19"/>
                          <wps:cNvSpPr txBox="1"/>
                          <wps:spPr>
                            <a:xfrm>
                              <a:off x="1781780" y="1781780"/>
                              <a:ext cx="373800" cy="249200"/>
                            </a:xfrm>
                            <a:prstGeom prst="rect">
                              <a:avLst/>
                            </a:prstGeom>
                            <a:noFill/>
                            <a:ln>
                              <a:noFill/>
                            </a:ln>
                          </wps:spPr>
                          <wps:txbx>
                            <w:txbxContent>
                              <w:p w14:paraId="48842974" w14:textId="77777777" w:rsidR="00AB1010" w:rsidRDefault="00AB1010" w:rsidP="00AB1010">
                                <w:pPr>
                                  <w:spacing w:line="324" w:lineRule="auto"/>
                                  <w:jc w:val="center"/>
                                </w:pPr>
                                <w:r>
                                  <w:rPr>
                                    <w:rFonts w:ascii="Verdana" w:hAnsi="Verdana" w:cs="Verdana"/>
                                    <w:b/>
                                    <w:bCs/>
                                    <w:color w:val="C00000"/>
                                    <w:sz w:val="20"/>
                                    <w:szCs w:val="20"/>
                                  </w:rPr>
                                  <w:t>H3</w:t>
                                </w:r>
                              </w:p>
                            </w:txbxContent>
                          </wps:txbx>
                          <wps:bodyPr rot="0" vert="horz" wrap="square" lIns="0" tIns="0" rIns="0" bIns="0" anchor="ctr" anchorCtr="0">
                            <a:noAutofit/>
                          </wps:bodyPr>
                        </wps:wsp>
                        <wps:wsp>
                          <wps:cNvPr id="37" name="Panah 20"/>
                          <wps:cNvCnPr/>
                          <wps:spPr>
                            <a:xfrm>
                              <a:off x="4149180" y="722680"/>
                              <a:ext cx="311500" cy="311500"/>
                            </a:xfrm>
                            <a:prstGeom prst="straightConnector1">
                              <a:avLst/>
                            </a:prstGeom>
                            <a:ln w="19500">
                              <a:solidFill>
                                <a:srgbClr val="44546A"/>
                              </a:solidFill>
                              <a:tailEnd type="triangle" w="med" len="med"/>
                            </a:ln>
                          </wps:spPr>
                          <wps:bodyPr/>
                        </wps:wsp>
                        <wps:wsp>
                          <wps:cNvPr id="38" name="Panah 21"/>
                          <wps:cNvCnPr/>
                          <wps:spPr>
                            <a:xfrm flipH="1">
                              <a:off x="5208280" y="722680"/>
                              <a:ext cx="311500" cy="311500"/>
                            </a:xfrm>
                            <a:prstGeom prst="straightConnector1">
                              <a:avLst/>
                            </a:prstGeom>
                            <a:ln w="19500">
                              <a:solidFill>
                                <a:srgbClr val="44546A"/>
                              </a:solidFill>
                              <a:tailEnd type="triangle" w="med" len="med"/>
                            </a:ln>
                          </wps:spPr>
                          <wps:bodyPr/>
                        </wps:wsp>
                        <wps:wsp>
                          <wps:cNvPr id="39" name="Panah 22"/>
                          <wps:cNvCnPr/>
                          <wps:spPr>
                            <a:xfrm>
                              <a:off x="4834480" y="1594880"/>
                              <a:ext cx="0" cy="249200"/>
                            </a:xfrm>
                            <a:prstGeom prst="straightConnector1">
                              <a:avLst/>
                            </a:prstGeom>
                            <a:ln w="19500">
                              <a:solidFill>
                                <a:srgbClr val="44546A"/>
                              </a:solidFill>
                              <a:tailEnd type="triangle" w="med" len="med"/>
                            </a:ln>
                          </wps:spPr>
                          <wps:bodyPr/>
                        </wps:wsp>
                        <wps:wsp>
                          <wps:cNvPr id="40" name="Panah 23"/>
                          <wps:cNvCnPr/>
                          <wps:spPr>
                            <a:xfrm>
                              <a:off x="3214680" y="2124430"/>
                              <a:ext cx="623000" cy="0"/>
                            </a:xfrm>
                            <a:prstGeom prst="straightConnector1">
                              <a:avLst/>
                            </a:prstGeom>
                            <a:ln w="19500">
                              <a:solidFill>
                                <a:srgbClr val="44546A"/>
                              </a:solidFill>
                              <a:tailEnd type="triangle" w="med" len="med"/>
                            </a:ln>
                          </wps:spPr>
                          <wps:bodyPr/>
                        </wps:wsp>
                        <wps:wsp>
                          <wps:cNvPr id="41" name="Label 24"/>
                          <wps:cNvSpPr txBox="1"/>
                          <wps:spPr>
                            <a:xfrm>
                              <a:off x="3090080" y="1720313"/>
                              <a:ext cx="872200" cy="311500"/>
                            </a:xfrm>
                            <a:prstGeom prst="rect">
                              <a:avLst/>
                            </a:prstGeom>
                            <a:noFill/>
                            <a:ln>
                              <a:noFill/>
                            </a:ln>
                          </wps:spPr>
                          <wps:txbx>
                            <w:txbxContent>
                              <w:p w14:paraId="0C605EB1" w14:textId="77777777" w:rsidR="00AB1010" w:rsidRDefault="00AB1010" w:rsidP="00AB1010">
                                <w:pPr>
                                  <w:spacing w:line="324" w:lineRule="auto"/>
                                  <w:jc w:val="center"/>
                                </w:pPr>
                                <w:r>
                                  <w:rPr>
                                    <w:rFonts w:ascii="Verdana" w:hAnsi="Verdana" w:cs="Verdana"/>
                                    <w:color w:val="44546A"/>
                                    <w:sz w:val="15"/>
                                    <w:szCs w:val="15"/>
                                  </w:rPr>
                                  <w:t>keterlibatan</w:t>
                                </w:r>
                              </w:p>
                              <w:p w14:paraId="681D7547" w14:textId="77777777" w:rsidR="00AB1010" w:rsidRDefault="00AB1010" w:rsidP="00AB1010">
                                <w:pPr>
                                  <w:spacing w:line="324" w:lineRule="auto"/>
                                  <w:jc w:val="center"/>
                                </w:pPr>
                                <w:r>
                                  <w:rPr>
                                    <w:rFonts w:ascii="Verdana" w:hAnsi="Verdana" w:cs="Verdana"/>
                                    <w:color w:val="44546A"/>
                                    <w:sz w:val="15"/>
                                    <w:szCs w:val="15"/>
                                  </w:rPr>
                                  <w:t>aktual</w:t>
                                </w:r>
                              </w:p>
                            </w:txbxContent>
                          </wps:txbx>
                          <wps:bodyPr rot="0" vert="horz" wrap="square" lIns="0" tIns="0" rIns="0" bIns="0" anchor="ctr" anchorCtr="0">
                            <a:noAutofit/>
                          </wps:bodyPr>
                        </wps:wsp>
                        <wps:wsp>
                          <wps:cNvPr id="42" name="Panah 25"/>
                          <wps:cNvCnPr/>
                          <wps:spPr>
                            <a:xfrm>
                              <a:off x="224280" y="1594880"/>
                              <a:ext cx="0" cy="1370600"/>
                            </a:xfrm>
                            <a:prstGeom prst="straightConnector1">
                              <a:avLst/>
                            </a:prstGeom>
                            <a:ln w="19500">
                              <a:solidFill>
                                <a:srgbClr val="44546A"/>
                              </a:solidFill>
                              <a:prstDash val="dash"/>
                              <a:tailEnd type="triangle" w="med" len="med"/>
                            </a:ln>
                          </wps:spPr>
                          <wps:bodyPr/>
                        </wps:wsp>
                        <wps:wsp>
                          <wps:cNvPr id="43" name="Panah 26"/>
                          <wps:cNvCnPr/>
                          <wps:spPr>
                            <a:xfrm>
                              <a:off x="1221080" y="2404780"/>
                              <a:ext cx="0" cy="560700"/>
                            </a:xfrm>
                            <a:prstGeom prst="straightConnector1">
                              <a:avLst/>
                            </a:prstGeom>
                            <a:ln w="19500">
                              <a:solidFill>
                                <a:srgbClr val="44546A"/>
                              </a:solidFill>
                              <a:prstDash val="dash"/>
                              <a:tailEnd type="triangle" w="med" len="med"/>
                            </a:ln>
                          </wps:spPr>
                          <wps:bodyPr/>
                        </wps:wsp>
                        <wps:wsp>
                          <wps:cNvPr id="44" name="Panah 27"/>
                          <wps:cNvCnPr/>
                          <wps:spPr>
                            <a:xfrm>
                              <a:off x="2716280" y="2404780"/>
                              <a:ext cx="0" cy="560700"/>
                            </a:xfrm>
                            <a:prstGeom prst="straightConnector1">
                              <a:avLst/>
                            </a:prstGeom>
                            <a:ln w="19500">
                              <a:solidFill>
                                <a:srgbClr val="44546A"/>
                              </a:solidFill>
                              <a:prstDash val="dash"/>
                              <a:tailEnd type="triangle" w="med" len="med"/>
                            </a:ln>
                          </wps:spPr>
                          <wps:bodyPr/>
                        </wps:wsp>
                        <wps:wsp>
                          <wps:cNvPr id="45" name="Panah 28"/>
                          <wps:cNvCnPr/>
                          <wps:spPr>
                            <a:xfrm>
                              <a:off x="4834480" y="2404780"/>
                              <a:ext cx="0" cy="560700"/>
                            </a:xfrm>
                            <a:prstGeom prst="straightConnector1">
                              <a:avLst/>
                            </a:prstGeom>
                            <a:ln w="19500">
                              <a:solidFill>
                                <a:srgbClr val="44546A"/>
                              </a:solidFill>
                              <a:prstDash val="dash"/>
                              <a:tailEnd type="triangle" w="med" len="med"/>
                            </a:ln>
                          </wps:spPr>
                          <wps:bodyPr/>
                        </wps:wsp>
                        <wps:wsp>
                          <wps:cNvPr id="46" name="Panah 29"/>
                          <wps:cNvCnPr/>
                          <wps:spPr>
                            <a:xfrm>
                              <a:off x="1594880" y="3526180"/>
                              <a:ext cx="747600" cy="373800"/>
                            </a:xfrm>
                            <a:prstGeom prst="straightConnector1">
                              <a:avLst/>
                            </a:prstGeom>
                            <a:ln w="19500">
                              <a:solidFill>
                                <a:srgbClr val="44546A"/>
                              </a:solidFill>
                              <a:tailEnd type="triangle" w="med" len="med"/>
                            </a:ln>
                          </wps:spPr>
                          <wps:bodyPr/>
                        </wps:wsp>
                        <wps:wsp>
                          <wps:cNvPr id="47" name="Panah 30"/>
                          <wps:cNvCnPr/>
                          <wps:spPr>
                            <a:xfrm flipH="1">
                              <a:off x="3837680" y="3526180"/>
                              <a:ext cx="934500" cy="373800"/>
                            </a:xfrm>
                            <a:prstGeom prst="straightConnector1">
                              <a:avLst/>
                            </a:prstGeom>
                            <a:ln w="19500">
                              <a:solidFill>
                                <a:srgbClr val="44546A"/>
                              </a:solidFill>
                              <a:tailEnd type="triangle" w="med" len="med"/>
                            </a:ln>
                          </wps:spPr>
                          <wps:bodyPr/>
                        </wps:wsp>
                        <wps:wsp>
                          <wps:cNvPr id="48" name="Label 31"/>
                          <wps:cNvSpPr txBox="1"/>
                          <wps:spPr>
                            <a:xfrm>
                              <a:off x="112136" y="4663463"/>
                              <a:ext cx="5980800" cy="243267"/>
                            </a:xfrm>
                            <a:prstGeom prst="rect">
                              <a:avLst/>
                            </a:prstGeom>
                            <a:noFill/>
                            <a:ln>
                              <a:noFill/>
                            </a:ln>
                          </wps:spPr>
                          <wps:txbx>
                            <w:txbxContent>
                              <w:p w14:paraId="3E0461BE" w14:textId="77777777" w:rsidR="00AB1010" w:rsidRPr="00AB1010" w:rsidRDefault="00AB1010" w:rsidP="00AB1010">
                                <w:pPr>
                                  <w:spacing w:line="324" w:lineRule="auto"/>
                                  <w:jc w:val="center"/>
                                  <w:rPr>
                                    <w:sz w:val="28"/>
                                    <w:szCs w:val="28"/>
                                    <w:rPrChange w:id="321" w:author="Ridwan S" w:date="2026-10-02T15:08:00Z">
                                      <w:rPr/>
                                    </w:rPrChange>
                                  </w:rPr>
                                </w:pPr>
                                <w:r w:rsidRPr="00AB1010">
                                  <w:rPr>
                                    <w:rFonts w:ascii="Verdana" w:hAnsi="Verdana" w:cs="Verdana"/>
                                    <w:color w:val="44546A"/>
                                    <w:sz w:val="16"/>
                                    <w:szCs w:val="16"/>
                                    <w:rPrChange w:id="322" w:author="Ridwan S" w:date="2026-10-02T15:08:00Z">
                                      <w:rPr>
                                        <w:rFonts w:ascii="Verdana" w:hAnsi="Verdana" w:cs="Verdana"/>
                                        <w:color w:val="44546A"/>
                                        <w:sz w:val="15"/>
                                        <w:szCs w:val="15"/>
                                      </w:rPr>
                                    </w:rPrChange>
                                  </w:rPr>
                                  <w:t>EKO = ekologi; EKN = ekonomi; SOS = sosial; KLB = kelembagaan; GOV = tata kelola (governance).</w:t>
                                </w:r>
                              </w:p>
                            </w:txbxContent>
                          </wps:txbx>
                          <wps:bodyPr rot="0" vert="horz" wrap="square" lIns="0" tIns="0" rIns="0" bIns="0" anchor="ctr" anchorCtr="0">
                            <a:noAutofit/>
                          </wps:bodyPr>
                        </wps:wsp>
                        <wps:wsp>
                          <wps:cNvPr id="49" name="Label 32"/>
                          <wps:cNvSpPr txBox="1"/>
                          <wps:spPr>
                            <a:xfrm>
                              <a:off x="99680" y="4915470"/>
                              <a:ext cx="5980800" cy="186900"/>
                            </a:xfrm>
                            <a:prstGeom prst="rect">
                              <a:avLst/>
                            </a:prstGeom>
                            <a:noFill/>
                            <a:ln>
                              <a:noFill/>
                            </a:ln>
                          </wps:spPr>
                          <wps:txbx>
                            <w:txbxContent>
                              <w:p w14:paraId="648A0410" w14:textId="77777777" w:rsidR="00AB1010" w:rsidRPr="00AB1010" w:rsidRDefault="00AB1010" w:rsidP="00AB1010">
                                <w:pPr>
                                  <w:spacing w:line="324" w:lineRule="auto"/>
                                  <w:jc w:val="center"/>
                                  <w:rPr>
                                    <w:sz w:val="28"/>
                                    <w:szCs w:val="28"/>
                                    <w:rPrChange w:id="323" w:author="Ridwan S" w:date="2026-10-02T15:08:00Z">
                                      <w:rPr/>
                                    </w:rPrChange>
                                  </w:rPr>
                                </w:pPr>
                                <w:r w:rsidRPr="00AB1010">
                                  <w:rPr>
                                    <w:rFonts w:ascii="Verdana" w:hAnsi="Verdana" w:cs="Verdana"/>
                                    <w:color w:val="44546A"/>
                                    <w:sz w:val="16"/>
                                    <w:szCs w:val="16"/>
                                    <w:rPrChange w:id="324" w:author="Ridwan S" w:date="2026-10-02T15:08:00Z">
                                      <w:rPr>
                                        <w:rFonts w:ascii="Verdana" w:hAnsi="Verdana" w:cs="Verdana"/>
                                        <w:color w:val="44546A"/>
                                        <w:sz w:val="15"/>
                                        <w:szCs w:val="15"/>
                                      </w:rPr>
                                    </w:rPrChange>
                                  </w:rPr>
                                  <w:t>Garis putus-putus: hasil analisis diintegrasikan (sekuensial-eksplanatori). H1–H3: hipotesis penelitian.</w:t>
                                </w:r>
                              </w:p>
                            </w:txbxContent>
                          </wps:txbx>
                          <wps:bodyPr rot="0" vert="horz" wrap="square" lIns="0" tIns="0" rIns="0" bIns="0" anchor="ctr" anchorCtr="0">
                            <a:noAutofit/>
                          </wps:bodyPr>
                        </wps:wsp>
                      </wpg:wgp>
                    </a:graphicData>
                  </a:graphic>
                </wp:inline>
              </w:drawing>
            </mc:Choice>
            <mc:Fallback>
              <w:pict>
                <v:group w14:anchorId="5DFA4EA9" id="Bagan 2.2" o:spid="_x0000_s1059" alt="Bagan hubungan antarvariabel dan hipotesis penelitian" style="width:418.9pt;height:350.5pt;mso-position-horizontal-relative:char;mso-position-vertical-relative:line" coordorigin="249,249" coordsize="60680,50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">
                  <v:roundrect id="Kotak 2" o:spid="_x0000_s1060" style="position:absolute;left:249;top:249;width:16447;height:5233;visibility:visible;mso-wrap-style:square;v-text-anchor:middle" arcsize="936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" fillcolor="#d9e2f3" strokecolor="#7f8fa6" strokeweight="1.2pt">
                    <v:textbox inset="0,0,0,0">
                      <w:txbxContent>
                        <w:p w14:paraId="02C7CE9E" w14:textId="77777777" w:rsidR="00AB1010" w:rsidRDefault="00AB1010" w:rsidP="00AB1010">
                          <w:pPr>
                            <w:spacing w:line="324" w:lineRule="auto"/>
                            <w:jc w:val="center"/>
                          </w:pPr>
                          <w:r>
                            <w:rPr>
                              <w:rFonts w:ascii="Verdana" w:hAnsi="Verdana" w:cs="Verdana"/>
                              <w:b/>
                              <w:bCs/>
                              <w:color w:val="1F2D3D"/>
                              <w:sz w:val="18"/>
                              <w:szCs w:val="18"/>
                            </w:rPr>
                            <w:t>Kelompok Stakeholder</w:t>
                          </w:r>
                        </w:p>
                      </w:txbxContent>
                    </v:textbox>
                  </v:roundrect>
                  <v:roundrect id="Kotak 3" o:spid="_x0000_s1061" style="position:absolute;left:249;top:7725;width:16447;height:8348;visibility:visible;mso-wrap-style:square;v-text-anchor:middle" arcsize="58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" fillcolor="#ebf3fb" strokecolor="#7f8fa6" strokeweight="1.2pt">
                    <v:textbox inset="0,0,0,0">
                      <w:txbxContent>
                        <w:p w14:paraId="43CF67B4" w14:textId="77777777" w:rsidR="00AB1010" w:rsidRDefault="00AB1010" w:rsidP="00AB1010">
                          <w:pPr>
                            <w:spacing w:line="324" w:lineRule="auto"/>
                            <w:jc w:val="center"/>
                          </w:pPr>
                          <w:r>
                            <w:rPr>
                              <w:rFonts w:ascii="Verdana" w:hAnsi="Verdana" w:cs="Verdana"/>
                              <w:color w:val="1F2D3D"/>
                              <w:sz w:val="17"/>
                              <w:szCs w:val="17"/>
                            </w:rPr>
                            <w:t>Persepsi terhadap</w:t>
                          </w:r>
                        </w:p>
                        <w:p w14:paraId="06CA2C53" w14:textId="77777777" w:rsidR="00AB1010" w:rsidRDefault="00AB1010" w:rsidP="00AB1010">
                          <w:pPr>
                            <w:spacing w:line="324" w:lineRule="auto"/>
                            <w:jc w:val="center"/>
                          </w:pPr>
                          <w:r>
                            <w:rPr>
                              <w:rFonts w:ascii="Verdana" w:hAnsi="Verdana" w:cs="Verdana"/>
                              <w:color w:val="1F2D3D"/>
                              <w:sz w:val="17"/>
                              <w:szCs w:val="17"/>
                            </w:rPr>
                            <w:t>5 Aspek Pengelolaan</w:t>
                          </w:r>
                        </w:p>
                        <w:p w14:paraId="15132E04" w14:textId="77777777" w:rsidR="00AB1010" w:rsidRDefault="00AB1010" w:rsidP="00AB1010">
                          <w:pPr>
                            <w:spacing w:line="324" w:lineRule="auto"/>
                            <w:jc w:val="center"/>
                          </w:pPr>
                          <w:r>
                            <w:rPr>
                              <w:rFonts w:ascii="Verdana" w:hAnsi="Verdana" w:cs="Verdana"/>
                              <w:color w:val="1F2D3D"/>
                              <w:sz w:val="17"/>
                              <w:szCs w:val="17"/>
                            </w:rPr>
                            <w:t>EKO · EKN · SOS · KLB · GOV</w:t>
                          </w:r>
                        </w:p>
                      </w:txbxContent>
                    </v:textbox>
                  </v:roundrect>
                  <v:roundrect id="Kotak 4" o:spid="_x0000_s1062" style="position:absolute;left:7102;top:18316;width:10217;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" fillcolor="#fff2cc" strokecolor="#7f8fa6" strokeweight="1.2pt">
                    <v:textbox inset="0,0,0,0">
                      <w:txbxContent>
                        <w:p w14:paraId="7320AA4A" w14:textId="77777777" w:rsidR="00AB1010" w:rsidRDefault="00AB1010" w:rsidP="00AB1010">
                          <w:pPr>
                            <w:spacing w:line="324" w:lineRule="auto"/>
                            <w:jc w:val="center"/>
                          </w:pPr>
                          <w:r>
                            <w:rPr>
                              <w:rFonts w:ascii="Verdana" w:hAnsi="Verdana" w:cs="Verdana"/>
                              <w:color w:val="1F2D3D"/>
                              <w:sz w:val="19"/>
                              <w:szCs w:val="19"/>
                            </w:rPr>
                            <w:t>Dukungan</w:t>
                          </w:r>
                        </w:p>
                        <w:p w14:paraId="4731C8AD" w14:textId="77777777" w:rsidR="00AB1010" w:rsidRDefault="00AB1010" w:rsidP="00AB1010">
                          <w:pPr>
                            <w:spacing w:line="324" w:lineRule="auto"/>
                            <w:jc w:val="center"/>
                          </w:pPr>
                          <w:r>
                            <w:rPr>
                              <w:rFonts w:ascii="Verdana" w:hAnsi="Verdana" w:cs="Verdana"/>
                              <w:color w:val="1F2D3D"/>
                              <w:sz w:val="19"/>
                              <w:szCs w:val="19"/>
                            </w:rPr>
                            <w:t>(DUK)</w:t>
                          </w:r>
                        </w:p>
                      </w:txbxContent>
                    </v:textbox>
                  </v:roundrect>
                  <v:roundrect id="Kotak 5" o:spid="_x0000_s1063" style="position:absolute;left:22054;top:18316;width:10217;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" fillcolor="#fff2cc" strokecolor="#7f8fa6" strokeweight="1.2pt">
                    <v:textbox inset="0,0,0,0">
                      <w:txbxContent>
                        <w:p w14:paraId="186AA718" w14:textId="77777777" w:rsidR="00AB1010" w:rsidRDefault="00AB1010" w:rsidP="00AB1010">
                          <w:pPr>
                            <w:spacing w:line="324" w:lineRule="auto"/>
                            <w:jc w:val="center"/>
                          </w:pPr>
                          <w:r>
                            <w:rPr>
                              <w:rFonts w:ascii="Verdana" w:hAnsi="Verdana" w:cs="Verdana"/>
                              <w:color w:val="1F2D3D"/>
                              <w:sz w:val="19"/>
                              <w:szCs w:val="19"/>
                            </w:rPr>
                            <w:t>Partisipasi</w:t>
                          </w:r>
                        </w:p>
                        <w:p w14:paraId="4E990CA0" w14:textId="77777777" w:rsidR="00AB1010" w:rsidRDefault="00AB1010" w:rsidP="00AB1010">
                          <w:pPr>
                            <w:spacing w:line="324" w:lineRule="auto"/>
                            <w:jc w:val="center"/>
                          </w:pPr>
                          <w:r>
                            <w:rPr>
                              <w:rFonts w:ascii="Verdana" w:hAnsi="Verdana" w:cs="Verdana"/>
                              <w:color w:val="1F2D3D"/>
                              <w:sz w:val="19"/>
                              <w:szCs w:val="19"/>
                            </w:rPr>
                            <w:t>(PAR)</w:t>
                          </w:r>
                        </w:p>
                      </w:txbxContent>
                    </v:textbox>
                  </v:roundrect>
                  <v:roundrect id="Kotak 6" o:spid="_x0000_s1064" style="position:absolute;left:35760;top:2118;width:11463;height:5233;visibility:visible;mso-wrap-style:square;v-text-anchor:middle" arcsize="936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" fillcolor="#e2f0d9" strokecolor="#7f8fa6" strokeweight="1.2pt">
                    <v:textbox inset="0,0,0,0">
                      <w:txbxContent>
                        <w:p w14:paraId="1566D9DD" w14:textId="77777777" w:rsidR="00AB1010" w:rsidRDefault="00AB1010" w:rsidP="00AB1010">
                          <w:pPr>
                            <w:spacing w:line="324" w:lineRule="auto"/>
                            <w:jc w:val="center"/>
                          </w:pPr>
                          <w:r>
                            <w:rPr>
                              <w:rFonts w:ascii="Verdana" w:hAnsi="Verdana" w:cs="Verdana"/>
                              <w:color w:val="1F2D3D"/>
                              <w:sz w:val="19"/>
                              <w:szCs w:val="19"/>
                            </w:rPr>
                            <w:t>Interest</w:t>
                          </w:r>
                        </w:p>
                        <w:p w14:paraId="25C0B992" w14:textId="77777777" w:rsidR="00AB1010" w:rsidRDefault="00AB1010" w:rsidP="00AB1010">
                          <w:pPr>
                            <w:spacing w:line="324" w:lineRule="auto"/>
                            <w:jc w:val="center"/>
                          </w:pPr>
                          <w:r>
                            <w:rPr>
                              <w:rFonts w:ascii="Verdana" w:hAnsi="Verdana" w:cs="Verdana"/>
                              <w:color w:val="1F2D3D"/>
                              <w:sz w:val="19"/>
                              <w:szCs w:val="19"/>
                            </w:rPr>
                            <w:t>(INT)</w:t>
                          </w:r>
                        </w:p>
                      </w:txbxContent>
                    </v:textbox>
                  </v:roundrect>
                  <v:roundrect id="Kotak 7" o:spid="_x0000_s1065" style="position:absolute;left:49466;top:2118;width:11463;height:5233;visibility:visible;mso-wrap-style:square;v-text-anchor:middle" arcsize="936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" fillcolor="#e2f0d9" strokecolor="#7f8fa6" strokeweight="1.2pt">
                    <v:textbox inset="0,0,0,0">
                      <w:txbxContent>
                        <w:p w14:paraId="0EBC458A" w14:textId="77777777" w:rsidR="00AB1010" w:rsidRDefault="00AB1010" w:rsidP="00AB1010">
                          <w:pPr>
                            <w:spacing w:line="324" w:lineRule="auto"/>
                            <w:jc w:val="center"/>
                          </w:pPr>
                          <w:r>
                            <w:rPr>
                              <w:rFonts w:ascii="Verdana" w:hAnsi="Verdana" w:cs="Verdana"/>
                              <w:color w:val="1F2D3D"/>
                              <w:sz w:val="19"/>
                              <w:szCs w:val="19"/>
                            </w:rPr>
                            <w:t>Influence</w:t>
                          </w:r>
                        </w:p>
                        <w:p w14:paraId="67C4784D" w14:textId="77777777" w:rsidR="00AB1010" w:rsidRDefault="00AB1010" w:rsidP="00AB1010">
                          <w:pPr>
                            <w:spacing w:line="324" w:lineRule="auto"/>
                            <w:jc w:val="center"/>
                          </w:pPr>
                          <w:r>
                            <w:rPr>
                              <w:rFonts w:ascii="Verdana" w:hAnsi="Verdana" w:cs="Verdana"/>
                              <w:color w:val="1F2D3D"/>
                              <w:sz w:val="19"/>
                              <w:szCs w:val="19"/>
                            </w:rPr>
                            <w:t>(INF)</w:t>
                          </w:r>
                        </w:p>
                      </w:txbxContent>
                    </v:textbox>
                  </v:roundrect>
                  <v:roundrect id="Kotak 8" o:spid="_x0000_s1066" style="position:absolute;left:38252;top:10217;width:20185;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" fillcolor="#e2f0d9" strokecolor="#7f8fa6" strokeweight="1.2pt">
                    <v:textbox inset="0,0,0,0">
                      <w:txbxContent>
                        <w:p w14:paraId="22FB250D" w14:textId="77777777" w:rsidR="00AB1010" w:rsidRDefault="00AB1010" w:rsidP="00AB1010">
                          <w:pPr>
                            <w:spacing w:line="324" w:lineRule="auto"/>
                            <w:jc w:val="center"/>
                          </w:pPr>
                          <w:r>
                            <w:rPr>
                              <w:rFonts w:ascii="Verdana" w:hAnsi="Verdana" w:cs="Verdana"/>
                              <w:color w:val="1F2D3D"/>
                              <w:sz w:val="19"/>
                              <w:szCs w:val="19"/>
                            </w:rPr>
                            <w:t>Posisi pada Matriks</w:t>
                          </w:r>
                        </w:p>
                        <w:p w14:paraId="17C92823" w14:textId="77777777" w:rsidR="00AB1010" w:rsidRDefault="00AB1010" w:rsidP="00AB1010">
                          <w:pPr>
                            <w:spacing w:line="324" w:lineRule="auto"/>
                            <w:jc w:val="center"/>
                          </w:pPr>
                          <w:r>
                            <w:rPr>
                              <w:rFonts w:ascii="Verdana" w:hAnsi="Verdana" w:cs="Verdana"/>
                              <w:color w:val="1F2D3D"/>
                              <w:sz w:val="19"/>
                              <w:szCs w:val="19"/>
                            </w:rPr>
                            <w:t>Interest–Influence</w:t>
                          </w:r>
                        </w:p>
                      </w:txbxContent>
                    </v:textbox>
                  </v:roundrect>
                  <v:roundrect id="Kotak 9" o:spid="_x0000_s1067" style="position:absolute;left:38252;top:18316;width:20185;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" fillcolor="#c6e0b4" strokecolor="#7f8fa6" strokeweight="1.2pt">
                    <v:textbox inset="0,0,0,0">
                      <w:txbxContent>
                        <w:p w14:paraId="210EE635" w14:textId="77777777" w:rsidR="00AB1010" w:rsidRDefault="00AB1010" w:rsidP="00AB1010">
                          <w:pPr>
                            <w:spacing w:line="324" w:lineRule="auto"/>
                            <w:jc w:val="center"/>
                          </w:pPr>
                          <w:r>
                            <w:rPr>
                              <w:rFonts w:ascii="Verdana" w:hAnsi="Verdana" w:cs="Verdana"/>
                              <w:b/>
                              <w:bCs/>
                              <w:color w:val="1F2D3D"/>
                              <w:sz w:val="20"/>
                              <w:szCs w:val="20"/>
                            </w:rPr>
                            <w:t>Peran Stakeholder</w:t>
                          </w:r>
                        </w:p>
                      </w:txbxContent>
                    </v:textbox>
                  </v:roundrect>
                  <v:roundrect id="Kotak 10" o:spid="_x0000_s1068" style="position:absolute;left:249;top:29530;width:31399;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" fillcolor="#fbe5d6" strokecolor="#7f8fa6" strokeweight="1.2pt">
                    <v:textbox inset="0,0,0,0">
                      <w:txbxContent>
                        <w:p w14:paraId="15B3E5BB" w14:textId="77777777" w:rsidR="00AB1010" w:rsidRDefault="00AB1010" w:rsidP="00AB1010">
                          <w:pPr>
                            <w:spacing w:line="324" w:lineRule="auto"/>
                            <w:jc w:val="center"/>
                          </w:pPr>
                          <w:r>
                            <w:rPr>
                              <w:rFonts w:ascii="Verdana" w:hAnsi="Verdana" w:cs="Verdana"/>
                              <w:b/>
                              <w:bCs/>
                              <w:color w:val="1F2D3D"/>
                              <w:sz w:val="20"/>
                              <w:szCs w:val="20"/>
                            </w:rPr>
                            <w:t>Isu Strategis</w:t>
                          </w:r>
                        </w:p>
                      </w:txbxContent>
                    </v:textbox>
                  </v:roundrect>
                  <v:roundrect id="Kotak 11" o:spid="_x0000_s1069" style="position:absolute;left:34514;top:29530;width:26415;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" fillcolor="#fbe5d6" strokecolor="#7f8fa6" strokeweight="1.2pt">
                    <v:textbox inset="0,0,0,0">
                      <w:txbxContent>
                        <w:p w14:paraId="3B205F22" w14:textId="77777777" w:rsidR="00AB1010" w:rsidRDefault="00AB1010" w:rsidP="00AB1010">
                          <w:pPr>
                            <w:spacing w:line="324" w:lineRule="auto"/>
                            <w:jc w:val="center"/>
                          </w:pPr>
                          <w:r>
                            <w:rPr>
                              <w:rFonts w:ascii="Verdana" w:hAnsi="Verdana" w:cs="Verdana"/>
                              <w:b/>
                              <w:bCs/>
                              <w:color w:val="1F2D3D"/>
                              <w:sz w:val="19"/>
                              <w:szCs w:val="19"/>
                            </w:rPr>
                            <w:t>Faktor Pendukung dan Penghambat</w:t>
                          </w:r>
                        </w:p>
                      </w:txbxContent>
                    </v:textbox>
                  </v:roundrect>
                  <v:roundrect id="Kotak 12" o:spid="_x0000_s1070" style="position:absolute;left:12086;top:38875;width:37629;height:5856;visibility:visible;mso-wrap-style:square;v-text-anchor:middle" arcsize="83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" fillcolor="#ffe599" strokecolor="#7f8fa6" strokeweight="1.2pt">
                    <v:textbox inset="0,0,0,0">
                      <w:txbxContent>
                        <w:p w14:paraId="4ED341CF" w14:textId="77777777" w:rsidR="00AB1010" w:rsidRDefault="00AB1010" w:rsidP="00AB1010">
                          <w:pPr>
                            <w:spacing w:line="324" w:lineRule="auto"/>
                            <w:jc w:val="center"/>
                          </w:pPr>
                          <w:r>
                            <w:rPr>
                              <w:rFonts w:ascii="Verdana" w:hAnsi="Verdana" w:cs="Verdana"/>
                              <w:b/>
                              <w:bCs/>
                              <w:color w:val="1F2D3D"/>
                              <w:sz w:val="22"/>
                              <w:szCs w:val="22"/>
                            </w:rPr>
                            <w:t>Strategi Kebijakan Partisipatif</w:t>
                          </w:r>
                        </w:p>
                      </w:txbxContent>
                    </v:textbox>
                  </v:roundrect>
                  <v:shapetype id="_x0000_t32" coordsize="21600,21600" o:spt="32" o:oned="t" path="m,l21600,21600e" filled="f">
                    <v:path arrowok="t" fillok="f" o:connecttype="none"/>
                    <o:lock v:ext="edit" shapetype="t"/>
                  </v:shapetype>
                  <v:shape id="Panah 13" o:spid="_x0000_s1071" type="#_x0000_t32" style="position:absolute;left:8472;top:5357;width:0;height:2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" strokecolor="#44546a" strokeweight=".54167mm">
                    <v:stroke endarrow="block"/>
                  </v:shape>
                  <v:shapetype id="_x0000_t202" coordsize="21600,21600" o:spt="202" path="m,l,21600r21600,l21600,xe">
                    <v:stroke joinstyle="miter"/>
                    <v:path gradientshapeok="t" o:connecttype="rect"/>
                  </v:shapetype>
                  <v:shape id="Label 14" o:spid="_x0000_s1072" type="#_x0000_t202" style="position:absolute;left:9407;top:5357;width:3738;height:2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QixAAAANsAAAAPAAAAZHJzL2Rvd25yZXYueG1sRI/dasJA&#10;FITvhb7DcgreiG60IC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AwvBCLEAAAA2wAAAA8A&#10;AAAAAAAAAAAAAAAABwIAAGRycy9kb3ducmV2LnhtbFBLBQYAAAAAAwADALcAAAD4AgAAAAA=&#10;" filled="f" stroked="f">
                    <v:textbox inset="0,0,0,0">
                      <w:txbxContent>
                        <w:p w14:paraId="55BFCB24" w14:textId="77777777" w:rsidR="00AB1010" w:rsidRDefault="00AB1010" w:rsidP="00AB1010">
                          <w:pPr>
                            <w:spacing w:line="324" w:lineRule="auto"/>
                            <w:jc w:val="center"/>
                          </w:pPr>
                          <w:r>
                            <w:rPr>
                              <w:rFonts w:ascii="Verdana" w:hAnsi="Verdana" w:cs="Verdana"/>
                              <w:b/>
                              <w:bCs/>
                              <w:color w:val="C00000"/>
                              <w:sz w:val="20"/>
                              <w:szCs w:val="20"/>
                            </w:rPr>
                            <w:t>H1</w:t>
                          </w:r>
                        </w:p>
                      </w:txbxContent>
                    </v:textbox>
                  </v:shape>
                  <v:shape id="Panah H2" o:spid="_x0000_s1073" style="position:absolute;left:16571;top:9095;width:3489;height:4984;visibility:visible;mso-wrap-style:square;v-text-anchor:top" coordsize="348880,49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" path="m,nfqb348880,249200l,498400e" filled="f" strokecolor="#44546a" strokeweight=".54167mm">
                    <v:stroke endarrow="block"/>
                    <v:path arrowok="t"/>
                  </v:shape>
                  <v:shape id="Label 16" o:spid="_x0000_s1074" type="#_x0000_t202" style="position:absolute;left:18752;top:10341;width:3738;height:2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" filled="f" stroked="f">
                    <v:textbox inset="0,0,0,0">
                      <w:txbxContent>
                        <w:p w14:paraId="0A3FF21A" w14:textId="77777777" w:rsidR="00AB1010" w:rsidRDefault="00AB1010" w:rsidP="00AB1010">
                          <w:pPr>
                            <w:spacing w:line="324" w:lineRule="auto"/>
                            <w:jc w:val="center"/>
                          </w:pPr>
                          <w:r>
                            <w:rPr>
                              <w:rFonts w:ascii="Verdana" w:hAnsi="Verdana" w:cs="Verdana"/>
                              <w:b/>
                              <w:bCs/>
                              <w:color w:val="C00000"/>
                              <w:sz w:val="20"/>
                              <w:szCs w:val="20"/>
                            </w:rPr>
                            <w:t>H2</w:t>
                          </w:r>
                        </w:p>
                      </w:txbxContent>
                    </v:textbox>
                  </v:shape>
                  <v:shape id="Label 17" o:spid="_x0000_s1075" type="#_x0000_t202" style="position:absolute;left:15637;top:13643;width:9968;height:1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" filled="f" stroked="f">
                    <v:textbox inset="0,0,0,0">
                      <w:txbxContent>
                        <w:p w14:paraId="39442B46" w14:textId="77777777" w:rsidR="00AB1010" w:rsidRDefault="00AB1010" w:rsidP="00AB1010">
                          <w:pPr>
                            <w:spacing w:line="324" w:lineRule="auto"/>
                            <w:jc w:val="center"/>
                          </w:pPr>
                          <w:r>
                            <w:rPr>
                              <w:rFonts w:ascii="Verdana" w:hAnsi="Verdana" w:cs="Verdana"/>
                              <w:color w:val="44546A"/>
                              <w:sz w:val="15"/>
                              <w:szCs w:val="15"/>
                            </w:rPr>
                            <w:t>antar aspek</w:t>
                          </w:r>
                        </w:p>
                      </w:txbxContent>
                    </v:textbox>
                  </v:shape>
                  <v:shape id="Panah 18" o:spid="_x0000_s1076" type="#_x0000_t32" style="position:absolute;left:17194;top:21244;width:49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" strokecolor="#44546a" strokeweight=".54167mm">
                    <v:stroke startarrow="block" endarrow="block"/>
                  </v:shape>
                  <v:shape id="Label 19" o:spid="_x0000_s1077" type="#_x0000_t202" style="position:absolute;left:17817;top:17817;width:3738;height:2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" filled="f" stroked="f">
                    <v:textbox inset="0,0,0,0">
                      <w:txbxContent>
                        <w:p w14:paraId="48842974" w14:textId="77777777" w:rsidR="00AB1010" w:rsidRDefault="00AB1010" w:rsidP="00AB1010">
                          <w:pPr>
                            <w:spacing w:line="324" w:lineRule="auto"/>
                            <w:jc w:val="center"/>
                          </w:pPr>
                          <w:r>
                            <w:rPr>
                              <w:rFonts w:ascii="Verdana" w:hAnsi="Verdana" w:cs="Verdana"/>
                              <w:b/>
                              <w:bCs/>
                              <w:color w:val="C00000"/>
                              <w:sz w:val="20"/>
                              <w:szCs w:val="20"/>
                            </w:rPr>
                            <w:t>H3</w:t>
                          </w:r>
                        </w:p>
                      </w:txbxContent>
                    </v:textbox>
                  </v:shape>
                  <v:shape id="Panah 20" o:spid="_x0000_s1078" type="#_x0000_t32" style="position:absolute;left:41491;top:7226;width:3115;height:31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" strokecolor="#44546a" strokeweight=".54167mm">
                    <v:stroke endarrow="block"/>
                  </v:shape>
                  <v:shape id="Panah 21" o:spid="_x0000_s1079" type="#_x0000_t32" style="position:absolute;left:52082;top:7226;width:3115;height:31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" strokecolor="#44546a" strokeweight=".54167mm">
                    <v:stroke endarrow="block"/>
                  </v:shape>
                  <v:shape id="Panah 22" o:spid="_x0000_s1080" type="#_x0000_t32" style="position:absolute;left:48344;top:15948;width:0;height:2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" strokecolor="#44546a" strokeweight=".54167mm">
                    <v:stroke endarrow="block"/>
                  </v:shape>
                  <v:shape id="Panah 23" o:spid="_x0000_s1081" type="#_x0000_t32" style="position:absolute;left:32146;top:21244;width:6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" strokecolor="#44546a" strokeweight=".54167mm">
                    <v:stroke endarrow="block"/>
                  </v:shape>
                  <v:shape id="Label 24" o:spid="_x0000_s1082" type="#_x0000_t202" style="position:absolute;left:30900;top:17203;width:8722;height:3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dfxAAAANsAAAAPAAAAZHJzL2Rvd25yZXYueG1sRI/dasJA&#10;FITvhb7DcgreiG6UIi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FQpd1/EAAAA2wAAAA8A&#10;AAAAAAAAAAAAAAAABwIAAGRycy9kb3ducmV2LnhtbFBLBQYAAAAAAwADALcAAAD4AgAAAAA=&#10;" filled="f" stroked="f">
                    <v:textbox inset="0,0,0,0">
                      <w:txbxContent>
                        <w:p w14:paraId="0C605EB1" w14:textId="77777777" w:rsidR="00AB1010" w:rsidRDefault="00AB1010" w:rsidP="00AB1010">
                          <w:pPr>
                            <w:spacing w:line="324" w:lineRule="auto"/>
                            <w:jc w:val="center"/>
                          </w:pPr>
                          <w:r>
                            <w:rPr>
                              <w:rFonts w:ascii="Verdana" w:hAnsi="Verdana" w:cs="Verdana"/>
                              <w:color w:val="44546A"/>
                              <w:sz w:val="15"/>
                              <w:szCs w:val="15"/>
                            </w:rPr>
                            <w:t>keterlibatan</w:t>
                          </w:r>
                        </w:p>
                        <w:p w14:paraId="681D7547" w14:textId="77777777" w:rsidR="00AB1010" w:rsidRDefault="00AB1010" w:rsidP="00AB1010">
                          <w:pPr>
                            <w:spacing w:line="324" w:lineRule="auto"/>
                            <w:jc w:val="center"/>
                          </w:pPr>
                          <w:r>
                            <w:rPr>
                              <w:rFonts w:ascii="Verdana" w:hAnsi="Verdana" w:cs="Verdana"/>
                              <w:color w:val="44546A"/>
                              <w:sz w:val="15"/>
                              <w:szCs w:val="15"/>
                            </w:rPr>
                            <w:t>aktual</w:t>
                          </w:r>
                        </w:p>
                      </w:txbxContent>
                    </v:textbox>
                  </v:shape>
                  <v:shape id="Panah 25" o:spid="_x0000_s1083" type="#_x0000_t32" style="position:absolute;left:2242;top:15948;width:0;height:13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" strokecolor="#44546a" strokeweight=".54167mm">
                    <v:stroke dashstyle="dash" endarrow="block"/>
                  </v:shape>
                  <v:shape id="Panah 26" o:spid="_x0000_s1084" type="#_x0000_t32" style="position:absolute;left:12210;top:24047;width:0;height:56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" strokecolor="#44546a" strokeweight=".54167mm">
                    <v:stroke dashstyle="dash" endarrow="block"/>
                  </v:shape>
                  <v:shape id="Panah 27" o:spid="_x0000_s1085" type="#_x0000_t32" style="position:absolute;left:27162;top:24047;width:0;height:56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" strokecolor="#44546a" strokeweight=".54167mm">
                    <v:stroke dashstyle="dash" endarrow="block"/>
                  </v:shape>
                  <v:shape id="Panah 28" o:spid="_x0000_s1086" type="#_x0000_t32" style="position:absolute;left:48344;top:24047;width:0;height:56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" strokecolor="#44546a" strokeweight=".54167mm">
                    <v:stroke dashstyle="dash" endarrow="block"/>
                  </v:shape>
                  <v:shape id="Panah 29" o:spid="_x0000_s1087" type="#_x0000_t32" style="position:absolute;left:15948;top:35261;width:7476;height:37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" strokecolor="#44546a" strokeweight=".54167mm">
                    <v:stroke endarrow="block"/>
                  </v:shape>
                  <v:shape id="Panah 30" o:spid="_x0000_s1088" type="#_x0000_t32" style="position:absolute;left:38376;top:35261;width:9345;height:37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" strokecolor="#44546a" strokeweight=".54167mm">
                    <v:stroke endarrow="block"/>
                  </v:shape>
                  <v:shape id="Label 31" o:spid="_x0000_s1089" type="#_x0000_t202" style="position:absolute;left:1121;top:46634;width:59808;height:2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" filled="f" stroked="f">
                    <v:textbox inset="0,0,0,0">
                      <w:txbxContent>
                        <w:p w14:paraId="3E0461BE" w14:textId="77777777" w:rsidR="00AB1010" w:rsidRPr="00AB1010" w:rsidRDefault="00AB1010" w:rsidP="00AB1010">
                          <w:pPr>
                            <w:spacing w:line="324" w:lineRule="auto"/>
                            <w:jc w:val="center"/>
                            <w:rPr>
                              <w:sz w:val="28"/>
                              <w:szCs w:val="28"/>
                              <w:rPrChange w:id="325" w:author="Ridwan S" w:date="2026-10-02T15:08:00Z">
                                <w:rPr/>
                              </w:rPrChange>
                            </w:rPr>
                          </w:pPr>
                          <w:r w:rsidRPr="00AB1010">
                            <w:rPr>
                              <w:rFonts w:ascii="Verdana" w:hAnsi="Verdana" w:cs="Verdana"/>
                              <w:color w:val="44546A"/>
                              <w:sz w:val="16"/>
                              <w:szCs w:val="16"/>
                              <w:rPrChange w:id="326" w:author="Ridwan S" w:date="2026-10-02T15:08:00Z">
                                <w:rPr>
                                  <w:rFonts w:ascii="Verdana" w:hAnsi="Verdana" w:cs="Verdana"/>
                                  <w:color w:val="44546A"/>
                                  <w:sz w:val="15"/>
                                  <w:szCs w:val="15"/>
                                </w:rPr>
                              </w:rPrChange>
                            </w:rPr>
                            <w:t>EKO = ekologi; EKN = ekonomi; SOS = sosial; KLB = kelembagaan; GOV = tata kelola (governance).</w:t>
                          </w:r>
                        </w:p>
                      </w:txbxContent>
                    </v:textbox>
                  </v:shape>
                  <v:shape id="Label 32" o:spid="_x0000_s1090" type="#_x0000_t202" style="position:absolute;left:996;top:49154;width:59808;height:1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" filled="f" stroked="f">
                    <v:textbox inset="0,0,0,0">
                      <w:txbxContent>
                        <w:p w14:paraId="648A0410" w14:textId="77777777" w:rsidR="00AB1010" w:rsidRPr="00AB1010" w:rsidRDefault="00AB1010" w:rsidP="00AB1010">
                          <w:pPr>
                            <w:spacing w:line="324" w:lineRule="auto"/>
                            <w:jc w:val="center"/>
                            <w:rPr>
                              <w:sz w:val="28"/>
                              <w:szCs w:val="28"/>
                              <w:rPrChange w:id="327" w:author="Ridwan S" w:date="2026-10-02T15:08:00Z">
                                <w:rPr/>
                              </w:rPrChange>
                            </w:rPr>
                          </w:pPr>
                          <w:r w:rsidRPr="00AB1010">
                            <w:rPr>
                              <w:rFonts w:ascii="Verdana" w:hAnsi="Verdana" w:cs="Verdana"/>
                              <w:color w:val="44546A"/>
                              <w:sz w:val="16"/>
                              <w:szCs w:val="16"/>
                              <w:rPrChange w:id="328" w:author="Ridwan S" w:date="2026-10-02T15:08:00Z">
                                <w:rPr>
                                  <w:rFonts w:ascii="Verdana" w:hAnsi="Verdana" w:cs="Verdana"/>
                                  <w:color w:val="44546A"/>
                                  <w:sz w:val="15"/>
                                  <w:szCs w:val="15"/>
                                </w:rPr>
                              </w:rPrChange>
                            </w:rPr>
                            <w:t>Garis putus-putus: hasil analisis diintegrasikan (sekuensial-eksplanatori). H1–H3: hipotesis penelitian.</w:t>
                          </w:r>
                        </w:p>
                      </w:txbxContent>
                    </v:textbox>
                  </v:shape>
                  <w10:anchorlock/>
                </v:group>
              </w:pict>
            </mc:Fallback>
          </mc:AlternateContent>
        </w:r>
      </w:ins>
    </w:p>
    <w:p w14:paraId="4AE17C27" w14:textId="77777777" w:rsidR="002357EC" w:rsidRDefault="00D732EB">
      <w:pPr>
        <w:spacing w:after="120" w:line="360" w:lineRule="auto"/>
        <w:jc w:val="center"/>
        <w:rPr>
          <w:ins w:id="329" w:author="Ridwan S" w:date="2026-09-30T08:00:00Z"/>
          <w:i/>
          <w:iCs/>
        </w:rPr>
      </w:pPr>
      <w:ins w:id="330" w:author="Ridwan S" w:date="2026-09-30T08:00:00Z">
        <w:r>
          <w:rPr>
            <w:i/>
            <w:iCs/>
          </w:rPr>
          <w:t>Bagan 2.2. Hubungan Antarvariabel dan Hipotesis Penelitian</w:t>
        </w:r>
      </w:ins>
    </w:p>
    <w:p w14:paraId="7A17337A" w14:textId="208F6533" w:rsidR="00E84AFE" w:rsidRPr="00754071" w:rsidRDefault="005707CD" w:rsidP="00754071">
      <w:pPr>
        <w:rPr>
          <w:ins w:id="331" w:author="Ridwan S" w:date="2026-10-02T15:10:00Z"/>
          <w:b/>
          <w:bCs/>
          <w:rPrChange w:id="332" w:author="Ridwan S" w:date="2026-10-02T15:10:00Z">
            <w:rPr>
              <w:ins w:id="333" w:author="Ridwan S" w:date="2026-10-02T15:10:00Z"/>
            </w:rPr>
          </w:rPrChange>
        </w:rPr>
      </w:pPr>
      <w:ins w:id="334" w:author="Ridwan S" w:date="2026-10-01T00:01:00Z">
        <w:r>
          <w:br w:type="page"/>
        </w:r>
      </w:ins>
      <w:r w:rsidR="006B1D0B" w:rsidRPr="00754071">
        <w:rPr>
          <w:b/>
          <w:bCs/>
          <w:rPrChange w:id="335" w:author="Ridwan S" w:date="2026-10-02T15:10:00Z">
            <w:rPr/>
          </w:rPrChange>
        </w:rPr>
        <w:lastRenderedPageBreak/>
        <w:t>D. Definisi Operasional Variabel</w:t>
      </w:r>
    </w:p>
    <w:p w14:paraId="382A28A0" w14:textId="77777777" w:rsidR="00754071" w:rsidRPr="00782535" w:rsidRDefault="00754071">
      <w:pPr>
        <w:pPrChange w:id="336" w:author="Ridwan S" w:date="2026-10-02T15:10:00Z">
          <w:pPr>
            <w:pStyle w:val="Heading2"/>
            <w:spacing w:before="120" w:after="120" w:line="360" w:lineRule="auto"/>
          </w:pPr>
        </w:pPrChange>
      </w:pPr>
    </w:p>
    <w:p w14:paraId="671EC7A7" w14:textId="1021D361" w:rsidR="00E84AFE" w:rsidRPr="00782535" w:rsidRDefault="00E84AFE" w:rsidP="004B627A">
      <w:pPr>
        <w:pStyle w:val="Heading2"/>
        <w:spacing w:before="0" w:after="120" w:line="360" w:lineRule="auto"/>
        <w:ind w:firstLine="567"/>
        <w:jc w:val="both"/>
        <w:rPr>
          <w:b w:val="0"/>
          <w:bCs w:val="0"/>
        </w:rPr>
      </w:pPr>
      <w:r>
        <w:rPr>
          <w:b w:val="0"/>
          <w:bCs w:val="0"/>
        </w:rPr>
        <w:t>Definisi operasional diperlukan untuk memberikan batasan yang jelas terhadap konsep yang digunakan dalam penelitian serta menjadi dasar dalam penyusunan instrumen dan pengukuran data. Operasionalisasi dalam penelitian ini disusun berdasarkan sintesis konsep pengelolaan perikanan berkelanjutan, pendekatan ekosistem dalam pengelolaan perikanan (</w:t>
      </w:r>
      <w:r>
        <w:rPr>
          <w:b w:val="0"/>
          <w:bCs w:val="0"/>
          <w:i/>
          <w:iCs/>
        </w:rPr>
        <w:t>Ecosystem Approach to Fisheries/EAF</w:t>
      </w:r>
      <w:r>
        <w:rPr>
          <w:b w:val="0"/>
          <w:bCs w:val="0"/>
        </w:rPr>
        <w:t xml:space="preserve">), analisis </w:t>
      </w:r>
      <w:r>
        <w:rPr>
          <w:b w:val="0"/>
          <w:bCs w:val="0"/>
          <w:i/>
        </w:rPr>
        <w:t>stakeholder</w:t>
      </w:r>
      <w:r>
        <w:rPr>
          <w:b w:val="0"/>
          <w:bCs w:val="0"/>
        </w:rPr>
        <w:t>, serta konsep tata kelola perikanan.</w:t>
      </w:r>
    </w:p>
    <w:p w14:paraId="22DE4715" w14:textId="77777777" w:rsidR="00E84AFE" w:rsidRPr="00782535" w:rsidRDefault="00E84AFE" w:rsidP="004B627A">
      <w:pPr>
        <w:pStyle w:val="Heading2"/>
        <w:spacing w:before="0" w:after="120" w:line="360" w:lineRule="auto"/>
        <w:ind w:firstLine="567"/>
        <w:jc w:val="both"/>
        <w:rPr>
          <w:b w:val="0"/>
          <w:bCs w:val="0"/>
        </w:rPr>
      </w:pPr>
      <w:r>
        <w:rPr>
          <w:b w:val="0"/>
          <w:bCs w:val="0"/>
        </w:rPr>
        <w:t xml:space="preserve">Keberlanjutan perikanan dalam penelitian ini dipahami sebagai kondisi pengelolaan yang mempertimbangkan secara terpadu aspek ekologis, sosial-ekonomi, komunitas, dan kelembagaan. Charles mengembangkan pendekatan keberlanjutan perikanan yang mencakup </w:t>
      </w:r>
      <w:r>
        <w:rPr>
          <w:b w:val="0"/>
          <w:bCs w:val="0"/>
          <w:i/>
          <w:iCs/>
        </w:rPr>
        <w:t>ecological, socioeconomic, community,</w:t>
      </w:r>
      <w:r>
        <w:rPr>
          <w:b w:val="0"/>
          <w:bCs w:val="0"/>
        </w:rPr>
        <w:t xml:space="preserve"> dan </w:t>
      </w:r>
      <w:r>
        <w:rPr>
          <w:b w:val="0"/>
          <w:bCs w:val="0"/>
          <w:i/>
          <w:iCs/>
        </w:rPr>
        <w:t>institutional sustainability</w:t>
      </w:r>
      <w:r>
        <w:rPr>
          <w:b w:val="0"/>
          <w:bCs w:val="0"/>
        </w:rPr>
        <w:t>, sedangkan FAO menekankan integrasi aspek ekologis, sosial, ekonomi, dan kelembagaan dalam pendekatan ekosistem untuk pengelolaan perikanan (Charles, 2001; FAO, 2003).</w:t>
      </w:r>
    </w:p>
    <w:p w14:paraId="4459BC4E" w14:textId="7FBD6681" w:rsidR="00E84AFE" w:rsidRPr="00782535" w:rsidRDefault="00E84AFE" w:rsidP="004B627A">
      <w:pPr>
        <w:pStyle w:val="Heading2"/>
        <w:spacing w:before="0" w:after="120" w:line="360" w:lineRule="auto"/>
        <w:ind w:firstLine="567"/>
        <w:jc w:val="both"/>
        <w:rPr>
          <w:b w:val="0"/>
          <w:bCs w:val="0"/>
        </w:rPr>
      </w:pPr>
      <w:r>
        <w:rPr>
          <w:b w:val="0"/>
          <w:bCs w:val="0"/>
        </w:rPr>
        <w:t>Dalam penelitian ini, kerangka tersebut dioperasionalkan ke dalam empat dimensi utama, yaitu ekologi, ekonomi, sosial, dan kelembagaan. Selain itu, aspek tata kelola (</w:t>
      </w:r>
      <w:r>
        <w:rPr>
          <w:b w:val="0"/>
          <w:bCs w:val="0"/>
          <w:i/>
          <w:iCs/>
        </w:rPr>
        <w:t>governance</w:t>
      </w:r>
      <w:r>
        <w:rPr>
          <w:b w:val="0"/>
          <w:bCs w:val="0"/>
        </w:rPr>
        <w:t xml:space="preserve">) ditempatkan sebagai aspek khusus/lintas dimensi karena penelitian secara khusus menguji persepsi </w:t>
      </w:r>
      <w:r>
        <w:rPr>
          <w:b w:val="0"/>
          <w:bCs w:val="0"/>
          <w:i/>
        </w:rPr>
        <w:t>stakeholder</w:t>
      </w:r>
      <w:r>
        <w:rPr>
          <w:b w:val="0"/>
          <w:bCs w:val="0"/>
        </w:rPr>
        <w:t xml:space="preserve"> terhadap kualitas tata kelola pengelolaan perikanan tangkap di Kota Cilegon. Pendekatan ini sejalan dengan literatur tata kelola perikanan yang menempatkan partisipasi </w:t>
      </w:r>
      <w:r>
        <w:rPr>
          <w:b w:val="0"/>
          <w:bCs w:val="0"/>
          <w:i/>
        </w:rPr>
        <w:t>stakeholder</w:t>
      </w:r>
      <w:r>
        <w:rPr>
          <w:b w:val="0"/>
          <w:bCs w:val="0"/>
        </w:rPr>
        <w:t>, transparansi, kapasitas pengelolaan, ketersediaan informasi, dan koherensi kebijakan sebagai unsur penting dalam tata kelola perikanan (OECD, 2020).</w:t>
      </w:r>
    </w:p>
    <w:p w14:paraId="4199E7B5" w14:textId="77777777" w:rsidR="00E84AFE" w:rsidRPr="00782535" w:rsidRDefault="00E84AFE" w:rsidP="0075673D">
      <w:pPr>
        <w:pStyle w:val="Heading2"/>
        <w:spacing w:before="120" w:after="120" w:line="360" w:lineRule="auto"/>
        <w:jc w:val="both"/>
      </w:pPr>
      <w:bookmarkStart w:id="337" w:name="X090e0e4114948134914ffd1647945839a07f312"/>
      <w:r>
        <w:t>1. Persepsi Stakeholder terhadap Pengelolaan Perikanan Tangkap Berkelanjutan</w:t>
      </w:r>
    </w:p>
    <w:p w14:paraId="40D1CB3D" w14:textId="256C9BC7" w:rsidR="00C24005" w:rsidRDefault="00E90A96" w:rsidP="004B627A">
      <w:pPr>
        <w:pStyle w:val="Heading2"/>
        <w:spacing w:before="0" w:after="120" w:line="360" w:lineRule="auto"/>
        <w:ind w:firstLine="567"/>
        <w:jc w:val="both"/>
        <w:rPr>
          <w:b w:val="0"/>
          <w:bCs w:val="0"/>
        </w:rPr>
      </w:pPr>
      <w:r>
        <w:rPr>
          <w:b w:val="0"/>
          <w:bCs w:val="0"/>
        </w:rPr>
        <w:t xml:space="preserve">Persepsi </w:t>
      </w:r>
      <w:r>
        <w:rPr>
          <w:b w:val="0"/>
          <w:bCs w:val="0"/>
          <w:i/>
        </w:rPr>
        <w:t>stakeholder</w:t>
      </w:r>
      <w:r>
        <w:rPr>
          <w:b w:val="0"/>
          <w:bCs w:val="0"/>
        </w:rPr>
        <w:t xml:space="preserve"> didefinisikan secara operasional sebagai penilaian responden dari kelompok </w:t>
      </w:r>
      <w:r>
        <w:rPr>
          <w:b w:val="0"/>
          <w:bCs w:val="0"/>
          <w:i/>
        </w:rPr>
        <w:t>stakeholder</w:t>
      </w:r>
      <w:r>
        <w:rPr>
          <w:b w:val="0"/>
          <w:bCs w:val="0"/>
        </w:rPr>
        <w:t xml:space="preserve"> terhadap kondisi dan kualitas pengelolaan perikanan tangkap berkelanjutan di Kota Cilegon berdasarkan sejumlah pernyataan yang mewakili empat dimensi keberlanjutan dan satu aspek tata kelola. Pendekatan pengukuran persepsi multidimensi ini mengacu pada studi Ouréns </w:t>
      </w:r>
      <w:r>
        <w:rPr>
          <w:b w:val="0"/>
          <w:bCs w:val="0"/>
          <w:i/>
        </w:rPr>
        <w:t>et al.</w:t>
      </w:r>
      <w:r>
        <w:rPr>
          <w:b w:val="0"/>
          <w:bCs w:val="0"/>
        </w:rPr>
        <w:t xml:space="preserve"> (2022) yang menilai kinerja perikanan skala kecil berdasarkan persepsi </w:t>
      </w:r>
      <w:r>
        <w:rPr>
          <w:b w:val="0"/>
          <w:bCs w:val="0"/>
          <w:i/>
        </w:rPr>
        <w:t>stakeholder</w:t>
      </w:r>
      <w:r>
        <w:rPr>
          <w:b w:val="0"/>
          <w:bCs w:val="0"/>
        </w:rPr>
        <w:t xml:space="preserve"> terhadap indikator ekologi, sosial-ekonomi, dan tata kelola, serta Akbari </w:t>
      </w:r>
      <w:r>
        <w:rPr>
          <w:b w:val="0"/>
          <w:bCs w:val="0"/>
          <w:i/>
        </w:rPr>
        <w:t>et al.</w:t>
      </w:r>
      <w:r>
        <w:rPr>
          <w:b w:val="0"/>
          <w:bCs w:val="0"/>
        </w:rPr>
        <w:t xml:space="preserve"> (2022) yang mengembangkan kerangka multi-kriteria berbasis skala Likert untuk mengukur persepsi </w:t>
      </w:r>
      <w:r>
        <w:rPr>
          <w:b w:val="0"/>
          <w:bCs w:val="0"/>
          <w:i/>
        </w:rPr>
        <w:t>stakeholder</w:t>
      </w:r>
      <w:r>
        <w:rPr>
          <w:b w:val="0"/>
          <w:bCs w:val="0"/>
        </w:rPr>
        <w:t xml:space="preserve"> terhadap keberlanjutan </w:t>
      </w:r>
      <w:r>
        <w:rPr>
          <w:b w:val="0"/>
          <w:bCs w:val="0"/>
        </w:rPr>
        <w:lastRenderedPageBreak/>
        <w:t>ekonomi, sosial, tata kelola, dan lingkungan perikanan. Pengukuran persepsi dilakukan menggunakan skala Likert, dengan responden diminta memberikan tingkat persetujuan terhadap setiap pernyataan yang disusun berdasarkan indikator pada masing-masing dimensi.</w:t>
      </w:r>
    </w:p>
    <w:p w14:paraId="58C9DFC6" w14:textId="77777777" w:rsidR="007912E4" w:rsidRPr="00C24005" w:rsidRDefault="007912E4" w:rsidP="007912E4">
      <w:pPr>
        <w:pStyle w:val="Heading2"/>
        <w:spacing w:after="120"/>
        <w:jc w:val="center"/>
        <w:rPr>
          <w:b w:val="0"/>
          <w:bCs w:val="0"/>
        </w:rPr>
      </w:pPr>
      <w:r>
        <w:rPr>
          <w:b w:val="0"/>
          <w:bCs w:val="0"/>
          <w:i/>
          <w:iCs/>
        </w:rPr>
        <w:t>Tabel 2.2 Dimensi, Definisi Operasional, dan Indikator</w:t>
      </w:r>
    </w:p>
    <w:tbl>
      <w:tblPr>
        <w:tblW w:w="4949" w:type="pct"/>
        <w:jc w:val="center"/>
        <w:tblBorders>
          <w:top w:val="single" w:sz="4" w:space="0" w:color="auto"/>
          <w:bottom w:val="single" w:sz="4" w:space="0" w:color="auto"/>
        </w:tblBorders>
        <w:tblLayout w:type="fixed"/>
        <w:tblLook w:val="0020" w:firstRow="1" w:lastRow="0" w:firstColumn="0" w:lastColumn="0" w:noHBand="0" w:noVBand="0"/>
      </w:tblPr>
      <w:tblGrid>
        <w:gridCol w:w="1560"/>
        <w:gridCol w:w="3258"/>
        <w:gridCol w:w="3543"/>
      </w:tblGrid>
      <w:tr w:rsidR="00782535" w:rsidRPr="00782535" w14:paraId="343906A8" w14:textId="77777777" w:rsidTr="008521B1">
        <w:trPr>
          <w:tblHeader/>
          <w:jc w:val="center"/>
        </w:trPr>
        <w:tc>
          <w:tcPr>
            <w:tcW w:w="1561" w:type="dxa"/>
            <w:tcBorders>
              <w:top w:val="single" w:sz="4" w:space="0" w:color="auto"/>
              <w:bottom w:val="single" w:sz="4" w:space="0" w:color="auto"/>
            </w:tcBorders>
            <w:shd w:val="clear" w:color="auto" w:fill="B4C6E7" w:themeFill="accent1" w:themeFillTint="66"/>
          </w:tcPr>
          <w:p w14:paraId="7459E1EC" w14:textId="77777777" w:rsidR="00E84AFE" w:rsidRPr="00782535" w:rsidRDefault="00E84AFE" w:rsidP="0016039A">
            <w:pPr>
              <w:pStyle w:val="Heading2"/>
              <w:spacing w:before="0" w:after="0"/>
              <w:jc w:val="center"/>
            </w:pPr>
            <w:r>
              <w:t>Dimensi</w:t>
            </w:r>
          </w:p>
        </w:tc>
        <w:tc>
          <w:tcPr>
            <w:tcW w:w="3259" w:type="dxa"/>
            <w:tcBorders>
              <w:top w:val="single" w:sz="4" w:space="0" w:color="auto"/>
              <w:bottom w:val="single" w:sz="4" w:space="0" w:color="auto"/>
            </w:tcBorders>
            <w:shd w:val="clear" w:color="auto" w:fill="B4C6E7" w:themeFill="accent1" w:themeFillTint="66"/>
          </w:tcPr>
          <w:p w14:paraId="373D20C8" w14:textId="77777777" w:rsidR="00E84AFE" w:rsidRPr="00782535" w:rsidRDefault="00E84AFE" w:rsidP="0016039A">
            <w:pPr>
              <w:pStyle w:val="Heading2"/>
              <w:spacing w:before="0" w:after="0"/>
              <w:jc w:val="center"/>
            </w:pPr>
            <w:r>
              <w:t>Definisi operasional</w:t>
            </w:r>
          </w:p>
        </w:tc>
        <w:tc>
          <w:tcPr>
            <w:tcW w:w="3544" w:type="dxa"/>
            <w:tcBorders>
              <w:top w:val="single" w:sz="4" w:space="0" w:color="auto"/>
              <w:bottom w:val="single" w:sz="4" w:space="0" w:color="auto"/>
            </w:tcBorders>
            <w:shd w:val="clear" w:color="auto" w:fill="B4C6E7" w:themeFill="accent1" w:themeFillTint="66"/>
          </w:tcPr>
          <w:p w14:paraId="3F1F70D9" w14:textId="77777777" w:rsidR="00E84AFE" w:rsidRPr="00782535" w:rsidRDefault="00E84AFE" w:rsidP="0016039A">
            <w:pPr>
              <w:pStyle w:val="Heading2"/>
              <w:spacing w:before="0" w:after="0"/>
              <w:jc w:val="center"/>
            </w:pPr>
            <w:r>
              <w:t>Indikator yang diukur</w:t>
            </w:r>
          </w:p>
        </w:tc>
      </w:tr>
      <w:tr w:rsidR="00FA702D" w:rsidRPr="00FA702D" w14:paraId="3E1678A3" w14:textId="77777777" w:rsidTr="008521B1">
        <w:trPr>
          <w:jc w:val="center"/>
        </w:trPr>
        <w:tc>
          <w:tcPr>
            <w:tcW w:w="1561" w:type="dxa"/>
            <w:tcBorders>
              <w:top w:val="single" w:sz="4" w:space="0" w:color="auto"/>
              <w:bottom w:val="single" w:sz="4" w:space="0" w:color="auto"/>
            </w:tcBorders>
          </w:tcPr>
          <w:p w14:paraId="0AC11BFF" w14:textId="63CB0E6E" w:rsidR="00FA702D" w:rsidRPr="00FA702D" w:rsidRDefault="00FA702D" w:rsidP="00FA702D">
            <w:pPr>
              <w:pStyle w:val="Heading2"/>
              <w:spacing w:before="0" w:after="120"/>
              <w:rPr>
                <w:b w:val="0"/>
                <w:bCs w:val="0"/>
                <w:sz w:val="22"/>
                <w:szCs w:val="22"/>
              </w:rPr>
            </w:pPr>
            <w:r>
              <w:rPr>
                <w:b w:val="0"/>
                <w:bCs w:val="0"/>
                <w:sz w:val="22"/>
                <w:szCs w:val="22"/>
              </w:rPr>
              <w:t>Ekologi</w:t>
            </w:r>
          </w:p>
        </w:tc>
        <w:tc>
          <w:tcPr>
            <w:tcW w:w="3259" w:type="dxa"/>
            <w:tcBorders>
              <w:top w:val="single" w:sz="4" w:space="0" w:color="auto"/>
              <w:bottom w:val="single" w:sz="4" w:space="0" w:color="auto"/>
            </w:tcBorders>
          </w:tcPr>
          <w:p w14:paraId="2D5BCB9F" w14:textId="03288C0A" w:rsidR="00FA702D" w:rsidRPr="00FA702D" w:rsidRDefault="00FA702D" w:rsidP="00787124">
            <w:pPr>
              <w:pStyle w:val="Heading2"/>
              <w:spacing w:before="0" w:after="120"/>
              <w:jc w:val="both"/>
              <w:rPr>
                <w:b w:val="0"/>
                <w:bCs w:val="0"/>
                <w:sz w:val="22"/>
                <w:szCs w:val="22"/>
              </w:rPr>
            </w:pPr>
            <w:r>
              <w:rPr>
                <w:b w:val="0"/>
                <w:bCs w:val="0"/>
                <w:sz w:val="22"/>
                <w:szCs w:val="22"/>
              </w:rPr>
              <w:t xml:space="preserve">Persepsi </w:t>
            </w:r>
            <w:r>
              <w:rPr>
                <w:b w:val="0"/>
                <w:bCs w:val="0"/>
                <w:i/>
                <w:sz w:val="22"/>
                <w:szCs w:val="22"/>
              </w:rPr>
              <w:t>stakeholder</w:t>
            </w:r>
            <w:r>
              <w:rPr>
                <w:b w:val="0"/>
                <w:bCs w:val="0"/>
                <w:sz w:val="22"/>
                <w:szCs w:val="22"/>
              </w:rPr>
              <w:t xml:space="preserve"> terhadap kondisi sumber daya ikan dan lingkungan yang mendukung keberlanjutan kegiatan penangkapan ikan.</w:t>
            </w:r>
          </w:p>
        </w:tc>
        <w:tc>
          <w:tcPr>
            <w:tcW w:w="3544" w:type="dxa"/>
            <w:tcBorders>
              <w:top w:val="single" w:sz="4" w:space="0" w:color="auto"/>
              <w:bottom w:val="single" w:sz="4" w:space="0" w:color="auto"/>
            </w:tcBorders>
          </w:tcPr>
          <w:p w14:paraId="359F5F44" w14:textId="3A40698E" w:rsidR="00FA702D" w:rsidRPr="00FA702D" w:rsidRDefault="00FA702D" w:rsidP="00787124">
            <w:pPr>
              <w:pStyle w:val="Heading2"/>
              <w:spacing w:before="0" w:after="120"/>
              <w:jc w:val="both"/>
              <w:rPr>
                <w:b w:val="0"/>
                <w:bCs w:val="0"/>
                <w:sz w:val="22"/>
                <w:szCs w:val="22"/>
              </w:rPr>
            </w:pPr>
            <w:r>
              <w:rPr>
                <w:b w:val="0"/>
                <w:bCs w:val="0"/>
                <w:sz w:val="22"/>
                <w:szCs w:val="22"/>
              </w:rPr>
              <w:t>Kondisi dan ketersediaan sumber daya ikan; keberlanjutan hasil tangkapan; kondisi habitat dan ekosistem pesisir; dampak aktivitas penangkapan terhadap lingkungan; pencemaran dan tekanan lingkungan.</w:t>
            </w:r>
          </w:p>
        </w:tc>
      </w:tr>
      <w:tr w:rsidR="00FA702D" w:rsidRPr="00FA702D" w14:paraId="294BD1F9" w14:textId="77777777" w:rsidTr="008521B1">
        <w:trPr>
          <w:jc w:val="center"/>
        </w:trPr>
        <w:tc>
          <w:tcPr>
            <w:tcW w:w="1561" w:type="dxa"/>
            <w:tcBorders>
              <w:top w:val="single" w:sz="4" w:space="0" w:color="auto"/>
              <w:bottom w:val="single" w:sz="4" w:space="0" w:color="auto"/>
            </w:tcBorders>
          </w:tcPr>
          <w:p w14:paraId="7F1EE33F" w14:textId="26A36ABD" w:rsidR="00FA702D" w:rsidRPr="00FA702D" w:rsidRDefault="00FA702D" w:rsidP="00FA702D">
            <w:pPr>
              <w:pStyle w:val="Heading2"/>
              <w:spacing w:before="0" w:after="120"/>
              <w:rPr>
                <w:b w:val="0"/>
                <w:bCs w:val="0"/>
                <w:sz w:val="22"/>
                <w:szCs w:val="22"/>
              </w:rPr>
            </w:pPr>
            <w:r>
              <w:rPr>
                <w:b w:val="0"/>
                <w:bCs w:val="0"/>
                <w:sz w:val="22"/>
                <w:szCs w:val="22"/>
              </w:rPr>
              <w:t>Ekonomi</w:t>
            </w:r>
          </w:p>
        </w:tc>
        <w:tc>
          <w:tcPr>
            <w:tcW w:w="3259" w:type="dxa"/>
            <w:tcBorders>
              <w:top w:val="single" w:sz="4" w:space="0" w:color="auto"/>
              <w:bottom w:val="single" w:sz="4" w:space="0" w:color="auto"/>
            </w:tcBorders>
          </w:tcPr>
          <w:p w14:paraId="5F00E684" w14:textId="67B8A575" w:rsidR="00FA702D" w:rsidRPr="00FA702D" w:rsidRDefault="00FA702D" w:rsidP="00787124">
            <w:pPr>
              <w:pStyle w:val="Heading2"/>
              <w:spacing w:before="0" w:after="120"/>
              <w:jc w:val="both"/>
              <w:rPr>
                <w:b w:val="0"/>
                <w:bCs w:val="0"/>
                <w:sz w:val="22"/>
                <w:szCs w:val="22"/>
              </w:rPr>
            </w:pPr>
            <w:r>
              <w:rPr>
                <w:b w:val="0"/>
                <w:bCs w:val="0"/>
                <w:sz w:val="22"/>
                <w:szCs w:val="22"/>
              </w:rPr>
              <w:t xml:space="preserve">Persepsi </w:t>
            </w:r>
            <w:r>
              <w:rPr>
                <w:b w:val="0"/>
                <w:bCs w:val="0"/>
                <w:i/>
                <w:sz w:val="22"/>
                <w:szCs w:val="22"/>
              </w:rPr>
              <w:t>stakeholder</w:t>
            </w:r>
            <w:r>
              <w:rPr>
                <w:b w:val="0"/>
                <w:bCs w:val="0"/>
                <w:sz w:val="22"/>
                <w:szCs w:val="22"/>
              </w:rPr>
              <w:t xml:space="preserve"> terhadap kemampuan kegiatan perikanan tangkap memberikan manfaat ekonomi secara berkelanjutan bagi pelaku usaha dan masyarakat terkait.</w:t>
            </w:r>
          </w:p>
        </w:tc>
        <w:tc>
          <w:tcPr>
            <w:tcW w:w="3544" w:type="dxa"/>
            <w:tcBorders>
              <w:top w:val="single" w:sz="4" w:space="0" w:color="auto"/>
              <w:bottom w:val="single" w:sz="4" w:space="0" w:color="auto"/>
            </w:tcBorders>
          </w:tcPr>
          <w:p w14:paraId="40982EE5" w14:textId="11E1D173" w:rsidR="00FA702D" w:rsidRPr="00FA702D" w:rsidRDefault="00FA702D" w:rsidP="00787124">
            <w:pPr>
              <w:pStyle w:val="Heading2"/>
              <w:spacing w:before="0" w:after="120"/>
              <w:jc w:val="both"/>
              <w:rPr>
                <w:b w:val="0"/>
                <w:bCs w:val="0"/>
                <w:sz w:val="22"/>
                <w:szCs w:val="22"/>
              </w:rPr>
            </w:pPr>
            <w:r>
              <w:rPr>
                <w:b w:val="0"/>
                <w:bCs w:val="0"/>
                <w:sz w:val="22"/>
                <w:szCs w:val="22"/>
              </w:rPr>
              <w:t>Pendapatan dan kesejahteraan nelayan; biaya operasional; akses terhadap pasar; nilai tambah hasil perikanan; keberlanjutan usaha perikanan.</w:t>
            </w:r>
          </w:p>
        </w:tc>
      </w:tr>
      <w:tr w:rsidR="00FA702D" w:rsidRPr="00FA702D" w14:paraId="0F882510" w14:textId="77777777" w:rsidTr="008521B1">
        <w:trPr>
          <w:jc w:val="center"/>
        </w:trPr>
        <w:tc>
          <w:tcPr>
            <w:tcW w:w="1561" w:type="dxa"/>
            <w:tcBorders>
              <w:top w:val="single" w:sz="4" w:space="0" w:color="auto"/>
              <w:bottom w:val="single" w:sz="4" w:space="0" w:color="auto"/>
            </w:tcBorders>
          </w:tcPr>
          <w:p w14:paraId="5CC2FB92" w14:textId="177D761D" w:rsidR="00FA702D" w:rsidRPr="00FA702D" w:rsidRDefault="00FA702D" w:rsidP="00FA702D">
            <w:pPr>
              <w:pStyle w:val="Heading2"/>
              <w:spacing w:before="0" w:after="120"/>
              <w:rPr>
                <w:b w:val="0"/>
                <w:bCs w:val="0"/>
                <w:sz w:val="22"/>
                <w:szCs w:val="22"/>
              </w:rPr>
            </w:pPr>
            <w:r>
              <w:rPr>
                <w:b w:val="0"/>
                <w:bCs w:val="0"/>
                <w:sz w:val="22"/>
                <w:szCs w:val="22"/>
              </w:rPr>
              <w:t>Sosial</w:t>
            </w:r>
          </w:p>
        </w:tc>
        <w:tc>
          <w:tcPr>
            <w:tcW w:w="3259" w:type="dxa"/>
            <w:tcBorders>
              <w:top w:val="single" w:sz="4" w:space="0" w:color="auto"/>
              <w:bottom w:val="single" w:sz="4" w:space="0" w:color="auto"/>
            </w:tcBorders>
          </w:tcPr>
          <w:p w14:paraId="3F3A0022" w14:textId="58A77888" w:rsidR="00FA702D" w:rsidRPr="00FA702D" w:rsidRDefault="00FA702D" w:rsidP="00787124">
            <w:pPr>
              <w:pStyle w:val="Heading2"/>
              <w:spacing w:before="0" w:after="120"/>
              <w:jc w:val="both"/>
              <w:rPr>
                <w:b w:val="0"/>
                <w:bCs w:val="0"/>
                <w:sz w:val="22"/>
                <w:szCs w:val="22"/>
              </w:rPr>
            </w:pPr>
            <w:r>
              <w:rPr>
                <w:b w:val="0"/>
                <w:bCs w:val="0"/>
                <w:sz w:val="22"/>
                <w:szCs w:val="22"/>
              </w:rPr>
              <w:t xml:space="preserve">Persepsi </w:t>
            </w:r>
            <w:r>
              <w:rPr>
                <w:b w:val="0"/>
                <w:bCs w:val="0"/>
                <w:i/>
                <w:sz w:val="22"/>
                <w:szCs w:val="22"/>
              </w:rPr>
              <w:t>stakeholder</w:t>
            </w:r>
            <w:r>
              <w:rPr>
                <w:b w:val="0"/>
                <w:bCs w:val="0"/>
                <w:sz w:val="22"/>
                <w:szCs w:val="22"/>
              </w:rPr>
              <w:t xml:space="preserve"> terhadap kondisi sosial dan kesejahteraan masyarakat yang berkaitan dengan pengelolaan perikanan tangkap, termasuk potensi konflik dan kesetaraan akses terhadap sumber daya.</w:t>
            </w:r>
          </w:p>
        </w:tc>
        <w:tc>
          <w:tcPr>
            <w:tcW w:w="3544" w:type="dxa"/>
            <w:tcBorders>
              <w:top w:val="single" w:sz="4" w:space="0" w:color="auto"/>
              <w:bottom w:val="single" w:sz="4" w:space="0" w:color="auto"/>
            </w:tcBorders>
          </w:tcPr>
          <w:p w14:paraId="2F23E800" w14:textId="43858A6C" w:rsidR="00FA702D" w:rsidRPr="00FA702D" w:rsidRDefault="00FA702D" w:rsidP="00787124">
            <w:pPr>
              <w:pStyle w:val="Heading2"/>
              <w:spacing w:before="0" w:after="120"/>
              <w:jc w:val="both"/>
              <w:rPr>
                <w:b w:val="0"/>
                <w:bCs w:val="0"/>
                <w:sz w:val="22"/>
                <w:szCs w:val="22"/>
              </w:rPr>
            </w:pPr>
            <w:r>
              <w:rPr>
                <w:b w:val="0"/>
                <w:bCs w:val="0"/>
                <w:sz w:val="22"/>
                <w:szCs w:val="22"/>
              </w:rPr>
              <w:t>Kesejahteraan masyarakat pesisir; kesetaraan akses terhadap sumber daya; konflik antar</w:t>
            </w:r>
            <w:ins w:id="338" w:author="user" w:date="2026-09-28T10:26:00Z">
              <w:r>
                <w:rPr>
                  <w:b w:val="0"/>
                  <w:bCs w:val="0"/>
                  <w:sz w:val="22"/>
                  <w:szCs w:val="22"/>
                </w:rPr>
                <w:t xml:space="preserve"> </w:t>
              </w:r>
            </w:ins>
            <w:r>
              <w:rPr>
                <w:b w:val="0"/>
                <w:bCs w:val="0"/>
                <w:sz w:val="22"/>
                <w:szCs w:val="22"/>
              </w:rPr>
              <w:t>aktor; pengetahuan dan kearifan lokal; penerimaan masyarakat terhadap kebijakan pengelolaan perikanan.</w:t>
            </w:r>
          </w:p>
        </w:tc>
      </w:tr>
      <w:tr w:rsidR="00FA702D" w:rsidRPr="00FA702D" w14:paraId="7F799D17" w14:textId="77777777" w:rsidTr="008521B1">
        <w:trPr>
          <w:jc w:val="center"/>
        </w:trPr>
        <w:tc>
          <w:tcPr>
            <w:tcW w:w="1561" w:type="dxa"/>
            <w:tcBorders>
              <w:top w:val="single" w:sz="4" w:space="0" w:color="auto"/>
              <w:bottom w:val="single" w:sz="4" w:space="0" w:color="auto"/>
            </w:tcBorders>
          </w:tcPr>
          <w:p w14:paraId="7502A137" w14:textId="048952AA" w:rsidR="00FA702D" w:rsidRPr="00FA702D" w:rsidRDefault="00FA702D" w:rsidP="00FA702D">
            <w:pPr>
              <w:pStyle w:val="Heading2"/>
              <w:spacing w:before="0" w:after="120"/>
              <w:rPr>
                <w:b w:val="0"/>
                <w:bCs w:val="0"/>
                <w:sz w:val="22"/>
                <w:szCs w:val="22"/>
              </w:rPr>
            </w:pPr>
            <w:r>
              <w:rPr>
                <w:b w:val="0"/>
                <w:bCs w:val="0"/>
                <w:sz w:val="22"/>
                <w:szCs w:val="22"/>
              </w:rPr>
              <w:t>Kelembagaan</w:t>
            </w:r>
          </w:p>
        </w:tc>
        <w:tc>
          <w:tcPr>
            <w:tcW w:w="3259" w:type="dxa"/>
            <w:tcBorders>
              <w:top w:val="single" w:sz="4" w:space="0" w:color="auto"/>
              <w:bottom w:val="single" w:sz="4" w:space="0" w:color="auto"/>
            </w:tcBorders>
          </w:tcPr>
          <w:p w14:paraId="00EFA2FC" w14:textId="2C2827C0" w:rsidR="00FA702D" w:rsidRPr="00FA702D" w:rsidRDefault="00FA702D" w:rsidP="00787124">
            <w:pPr>
              <w:pStyle w:val="Heading2"/>
              <w:spacing w:before="0" w:after="120"/>
              <w:jc w:val="both"/>
              <w:rPr>
                <w:b w:val="0"/>
                <w:bCs w:val="0"/>
                <w:sz w:val="22"/>
                <w:szCs w:val="22"/>
              </w:rPr>
            </w:pPr>
            <w:r>
              <w:rPr>
                <w:b w:val="0"/>
                <w:bCs w:val="0"/>
                <w:sz w:val="22"/>
                <w:szCs w:val="22"/>
              </w:rPr>
              <w:t xml:space="preserve">Persepsi </w:t>
            </w:r>
            <w:r>
              <w:rPr>
                <w:b w:val="0"/>
                <w:bCs w:val="0"/>
                <w:i/>
                <w:sz w:val="22"/>
                <w:szCs w:val="22"/>
              </w:rPr>
              <w:t>stakeholder</w:t>
            </w:r>
            <w:r>
              <w:rPr>
                <w:b w:val="0"/>
                <w:bCs w:val="0"/>
                <w:sz w:val="22"/>
                <w:szCs w:val="22"/>
              </w:rPr>
              <w:t xml:space="preserve"> terhadap kapasitas dan efektivitas kelembagaan serta aturan yang mendukung pengelolaan perikanan tangkap berkelanjutan.</w:t>
            </w:r>
          </w:p>
        </w:tc>
        <w:tc>
          <w:tcPr>
            <w:tcW w:w="3544" w:type="dxa"/>
            <w:tcBorders>
              <w:top w:val="single" w:sz="4" w:space="0" w:color="auto"/>
              <w:bottom w:val="single" w:sz="4" w:space="0" w:color="auto"/>
            </w:tcBorders>
          </w:tcPr>
          <w:p w14:paraId="044C5586" w14:textId="155C2070" w:rsidR="00FA702D" w:rsidRPr="00FA702D" w:rsidRDefault="00FA702D" w:rsidP="00787124">
            <w:pPr>
              <w:pStyle w:val="Heading2"/>
              <w:spacing w:before="0" w:after="120"/>
              <w:jc w:val="both"/>
              <w:rPr>
                <w:b w:val="0"/>
                <w:bCs w:val="0"/>
                <w:sz w:val="22"/>
                <w:szCs w:val="22"/>
              </w:rPr>
            </w:pPr>
            <w:r>
              <w:rPr>
                <w:b w:val="0"/>
                <w:bCs w:val="0"/>
                <w:sz w:val="22"/>
                <w:szCs w:val="22"/>
              </w:rPr>
              <w:t>Kejelasan aturan; kapasitas lembaga; efektivitas organisasi atau kelompok nelayan; koordinasi kelembagaan; pelaksanaan dan pengawasan aturan; dukungan terhadap kelembagaan lokal.</w:t>
            </w:r>
          </w:p>
        </w:tc>
      </w:tr>
      <w:tr w:rsidR="00FA702D" w:rsidRPr="00FA702D" w14:paraId="565BAAE9" w14:textId="77777777" w:rsidTr="00054FEC">
        <w:trPr>
          <w:jc w:val="center"/>
        </w:trPr>
        <w:tc>
          <w:tcPr>
            <w:tcW w:w="1561" w:type="dxa"/>
            <w:tcBorders>
              <w:top w:val="single" w:sz="4" w:space="0" w:color="auto"/>
              <w:bottom w:val="single" w:sz="4" w:space="0" w:color="auto"/>
            </w:tcBorders>
          </w:tcPr>
          <w:p w14:paraId="778C7585" w14:textId="019BA11A" w:rsidR="00FA702D" w:rsidRPr="00FA702D" w:rsidRDefault="00FA702D" w:rsidP="00FA702D">
            <w:pPr>
              <w:pStyle w:val="Heading2"/>
              <w:spacing w:before="0" w:after="120"/>
              <w:rPr>
                <w:b w:val="0"/>
                <w:bCs w:val="0"/>
                <w:sz w:val="22"/>
                <w:szCs w:val="22"/>
              </w:rPr>
            </w:pPr>
            <w:r>
              <w:rPr>
                <w:b w:val="0"/>
                <w:bCs w:val="0"/>
                <w:sz w:val="22"/>
                <w:szCs w:val="22"/>
              </w:rPr>
              <w:t>Tata kelola (</w:t>
            </w:r>
            <w:r>
              <w:rPr>
                <w:b w:val="0"/>
                <w:bCs w:val="0"/>
                <w:i/>
                <w:iCs/>
                <w:sz w:val="22"/>
                <w:szCs w:val="22"/>
              </w:rPr>
              <w:t>governance</w:t>
            </w:r>
            <w:r>
              <w:rPr>
                <w:b w:val="0"/>
                <w:bCs w:val="0"/>
                <w:sz w:val="22"/>
                <w:szCs w:val="22"/>
              </w:rPr>
              <w:t>)</w:t>
            </w:r>
          </w:p>
        </w:tc>
        <w:tc>
          <w:tcPr>
            <w:tcW w:w="3259" w:type="dxa"/>
            <w:tcBorders>
              <w:top w:val="single" w:sz="4" w:space="0" w:color="auto"/>
              <w:bottom w:val="single" w:sz="4" w:space="0" w:color="auto"/>
            </w:tcBorders>
          </w:tcPr>
          <w:p w14:paraId="62855B23" w14:textId="2DE67305" w:rsidR="00FA702D" w:rsidRPr="00FA702D" w:rsidRDefault="00FA702D" w:rsidP="00787124">
            <w:pPr>
              <w:pStyle w:val="Heading2"/>
              <w:spacing w:before="0" w:after="120"/>
              <w:jc w:val="both"/>
              <w:rPr>
                <w:b w:val="0"/>
                <w:bCs w:val="0"/>
                <w:sz w:val="22"/>
                <w:szCs w:val="22"/>
              </w:rPr>
            </w:pPr>
            <w:r>
              <w:rPr>
                <w:b w:val="0"/>
                <w:bCs w:val="0"/>
                <w:sz w:val="22"/>
                <w:szCs w:val="22"/>
              </w:rPr>
              <w:t xml:space="preserve">Persepsi </w:t>
            </w:r>
            <w:r>
              <w:rPr>
                <w:b w:val="0"/>
                <w:bCs w:val="0"/>
                <w:i/>
                <w:sz w:val="22"/>
                <w:szCs w:val="22"/>
              </w:rPr>
              <w:t>stakeholder</w:t>
            </w:r>
            <w:r>
              <w:rPr>
                <w:b w:val="0"/>
                <w:bCs w:val="0"/>
                <w:sz w:val="22"/>
                <w:szCs w:val="22"/>
              </w:rPr>
              <w:t xml:space="preserve"> terhadap kualitas proses pengambilan keputusan dan pengelolaan perikanan yang mencerminkan transparansi, koordinasi, akuntabilitas, keterbukaan, serta integrasi kepentingan </w:t>
            </w:r>
            <w:r>
              <w:rPr>
                <w:b w:val="0"/>
                <w:bCs w:val="0"/>
                <w:i/>
                <w:sz w:val="22"/>
                <w:szCs w:val="22"/>
              </w:rPr>
              <w:t>stakeholder</w:t>
            </w:r>
            <w:r>
              <w:rPr>
                <w:b w:val="0"/>
                <w:bCs w:val="0"/>
                <w:sz w:val="22"/>
                <w:szCs w:val="22"/>
              </w:rPr>
              <w:t>.</w:t>
            </w:r>
          </w:p>
        </w:tc>
        <w:tc>
          <w:tcPr>
            <w:tcW w:w="3544" w:type="dxa"/>
            <w:tcBorders>
              <w:top w:val="single" w:sz="4" w:space="0" w:color="auto"/>
              <w:bottom w:val="single" w:sz="4" w:space="0" w:color="auto"/>
            </w:tcBorders>
          </w:tcPr>
          <w:p w14:paraId="3106363E" w14:textId="6CE0677F" w:rsidR="00FA702D" w:rsidRPr="00FA702D" w:rsidRDefault="00FA702D" w:rsidP="00787124">
            <w:pPr>
              <w:pStyle w:val="Heading2"/>
              <w:spacing w:before="0" w:after="120"/>
              <w:jc w:val="both"/>
              <w:rPr>
                <w:b w:val="0"/>
                <w:bCs w:val="0"/>
                <w:sz w:val="22"/>
                <w:szCs w:val="22"/>
              </w:rPr>
            </w:pPr>
            <w:r>
              <w:rPr>
                <w:b w:val="0"/>
                <w:bCs w:val="0"/>
                <w:sz w:val="22"/>
                <w:szCs w:val="22"/>
              </w:rPr>
              <w:t xml:space="preserve">Transparansi informasi; keterbukaan dalam pengambilan keputusan; akuntabilitas pengelolaan; koordinasi lintas sektor; integrasi kepentingan </w:t>
            </w:r>
            <w:r>
              <w:rPr>
                <w:b w:val="0"/>
                <w:bCs w:val="0"/>
                <w:i/>
                <w:sz w:val="22"/>
                <w:szCs w:val="22"/>
              </w:rPr>
              <w:t>stakeholder</w:t>
            </w:r>
            <w:r>
              <w:rPr>
                <w:b w:val="0"/>
                <w:bCs w:val="0"/>
                <w:sz w:val="22"/>
                <w:szCs w:val="22"/>
              </w:rPr>
              <w:t>; konsistensi kebijakan; penggunaan informasi dan data dalam pengambilan keputusan.</w:t>
            </w:r>
          </w:p>
        </w:tc>
      </w:tr>
    </w:tbl>
    <w:p w14:paraId="7938DDC6" w14:textId="77777777" w:rsidR="008A273A" w:rsidRPr="00782535" w:rsidRDefault="008A273A" w:rsidP="004B627A">
      <w:pPr>
        <w:pStyle w:val="Heading2"/>
        <w:spacing w:before="0" w:after="120" w:line="360" w:lineRule="auto"/>
        <w:ind w:firstLine="567"/>
        <w:jc w:val="both"/>
        <w:rPr>
          <w:b w:val="0"/>
          <w:bCs w:val="0"/>
        </w:rPr>
      </w:pPr>
    </w:p>
    <w:p w14:paraId="4BBF5423" w14:textId="341DD0E9" w:rsidR="00787124" w:rsidRPr="00787124" w:rsidRDefault="00787124" w:rsidP="00787124">
      <w:pPr>
        <w:pStyle w:val="Heading2"/>
        <w:spacing w:before="120" w:after="120" w:line="360" w:lineRule="auto"/>
        <w:ind w:firstLine="567"/>
        <w:jc w:val="both"/>
        <w:rPr>
          <w:b w:val="0"/>
          <w:bCs w:val="0"/>
        </w:rPr>
      </w:pPr>
      <w:bookmarkStart w:id="339" w:name="tingkat-dukungan-stakeholder"/>
      <w:bookmarkEnd w:id="337"/>
      <w:r>
        <w:rPr>
          <w:b w:val="0"/>
          <w:bCs w:val="0"/>
        </w:rPr>
        <w:t>Pemilihan indikator tersebut mengacu pada prinsip pengelolaan perikanan berbasis ekosistem yang mempertimbangkan aspek ekologis, sosial, ekonomi, kelembagaan, serta proses pengambilan keputusan, implementasi, monitoring, dan evaluasi (FAO, 2003). Aspek tata kelola (</w:t>
      </w:r>
      <w:r>
        <w:rPr>
          <w:b w:val="0"/>
          <w:bCs w:val="0"/>
          <w:i/>
          <w:iCs/>
        </w:rPr>
        <w:t>governance</w:t>
      </w:r>
      <w:r>
        <w:rPr>
          <w:b w:val="0"/>
          <w:bCs w:val="0"/>
        </w:rPr>
        <w:t xml:space="preserve">) secara khusus mempertimbangkan pentingnya </w:t>
      </w:r>
      <w:r>
        <w:rPr>
          <w:b w:val="0"/>
          <w:bCs w:val="0"/>
        </w:rPr>
        <w:lastRenderedPageBreak/>
        <w:t xml:space="preserve">transparansi, partisipasi </w:t>
      </w:r>
      <w:r>
        <w:rPr>
          <w:b w:val="0"/>
          <w:bCs w:val="0"/>
          <w:i/>
        </w:rPr>
        <w:t>stakeholder</w:t>
      </w:r>
      <w:r>
        <w:rPr>
          <w:b w:val="0"/>
          <w:bCs w:val="0"/>
        </w:rPr>
        <w:t>, penggunaan informasi dan data dalam pengambilan keputusan, koordinasi kelembagaan, serta koherensi kebijakan dalam pengelolaan perikanan (OECD, 2020).</w:t>
      </w:r>
    </w:p>
    <w:p w14:paraId="11192FA7" w14:textId="6BB4F3C4" w:rsidR="007907EF" w:rsidRDefault="00787124" w:rsidP="00787124">
      <w:pPr>
        <w:pStyle w:val="Heading2"/>
        <w:spacing w:before="120" w:after="120" w:line="360" w:lineRule="auto"/>
        <w:ind w:firstLine="720"/>
        <w:jc w:val="both"/>
        <w:rPr>
          <w:b w:val="0"/>
          <w:bCs w:val="0"/>
        </w:rPr>
      </w:pPr>
      <w:r>
        <w:rPr>
          <w:b w:val="0"/>
          <w:bCs w:val="0"/>
        </w:rPr>
        <w:t xml:space="preserve">Dalam penelitian ini, partisipasi </w:t>
      </w:r>
      <w:r>
        <w:rPr>
          <w:b w:val="0"/>
          <w:bCs w:val="0"/>
          <w:i/>
        </w:rPr>
        <w:t>stakeholder</w:t>
      </w:r>
      <w:r>
        <w:rPr>
          <w:b w:val="0"/>
          <w:bCs w:val="0"/>
        </w:rPr>
        <w:t xml:space="preserve"> dalam proses pengambilan keputusan tidak digunakan sebagai indikator utama pada dimensi sosial maupun governance, tetapi diukur secara khusus sebagai variabel Intensitas Partisipasi dalam Pengambilan Keputusan. Pemisahan tersebut dilakukan untuk membedakan antara persepsi </w:t>
      </w:r>
      <w:r>
        <w:rPr>
          <w:b w:val="0"/>
          <w:bCs w:val="0"/>
          <w:i/>
        </w:rPr>
        <w:t>stakeholder</w:t>
      </w:r>
      <w:r>
        <w:rPr>
          <w:b w:val="0"/>
          <w:bCs w:val="0"/>
        </w:rPr>
        <w:t xml:space="preserve"> terhadap kualitas tata kelola yang partisipatif dengan tingkat keterlibatan aktual </w:t>
      </w:r>
      <w:r>
        <w:rPr>
          <w:b w:val="0"/>
          <w:bCs w:val="0"/>
          <w:i/>
        </w:rPr>
        <w:t>stakeholder</w:t>
      </w:r>
      <w:r>
        <w:rPr>
          <w:b w:val="0"/>
          <w:bCs w:val="0"/>
        </w:rPr>
        <w:t xml:space="preserve"> dalam proses pengambilan keputusan.</w:t>
      </w:r>
    </w:p>
    <w:bookmarkEnd w:id="311"/>
    <w:bookmarkEnd w:id="339"/>
    <w:p w14:paraId="2F2490F3" w14:textId="77777777" w:rsidR="005F3A77" w:rsidRPr="005F3A77" w:rsidRDefault="005F3A77" w:rsidP="005F3A77">
      <w:pPr>
        <w:pStyle w:val="ListParagraph"/>
        <w:spacing w:before="120" w:after="120" w:line="360" w:lineRule="auto"/>
        <w:jc w:val="both"/>
        <w:rPr>
          <w:b/>
          <w:bCs/>
          <w:lang w:val="en-ID"/>
        </w:rPr>
      </w:pPr>
      <w:r>
        <w:rPr>
          <w:b/>
          <w:bCs/>
          <w:lang w:val="en-ID"/>
        </w:rPr>
        <w:t xml:space="preserve">2. Tingkat Dukungan </w:t>
      </w:r>
      <w:r>
        <w:rPr>
          <w:b/>
          <w:bCs/>
          <w:i/>
          <w:iCs/>
          <w:lang w:val="en-ID"/>
        </w:rPr>
        <w:t>Stakeholder</w:t>
      </w:r>
    </w:p>
    <w:p w14:paraId="39C6195F" w14:textId="2A46E0F4" w:rsidR="005F3A77" w:rsidRDefault="005F3A77" w:rsidP="005F3A77">
      <w:pPr>
        <w:pStyle w:val="ListParagraph"/>
        <w:spacing w:before="120" w:after="120" w:line="360" w:lineRule="auto"/>
        <w:ind w:firstLine="720"/>
        <w:jc w:val="both"/>
        <w:rPr>
          <w:lang w:val="en-ID"/>
        </w:rPr>
      </w:pPr>
      <w:r>
        <w:rPr>
          <w:lang w:val="en-ID"/>
        </w:rPr>
        <w:t xml:space="preserve">Tingkat dukungan </w:t>
      </w:r>
      <w:r>
        <w:rPr>
          <w:i/>
          <w:lang w:val="en-ID"/>
        </w:rPr>
        <w:t>stakeholder</w:t>
      </w:r>
      <w:r>
        <w:rPr>
          <w:lang w:val="en-ID"/>
        </w:rPr>
        <w:t xml:space="preserve"> didefinisikan sebagai tingkat penerimaan, persetujuan, dan kesediaan </w:t>
      </w:r>
      <w:r>
        <w:rPr>
          <w:i/>
          <w:lang w:val="en-ID"/>
        </w:rPr>
        <w:t>stakeholder</w:t>
      </w:r>
      <w:r>
        <w:rPr>
          <w:lang w:val="en-ID"/>
        </w:rPr>
        <w:t xml:space="preserve"> untuk mendukung penerapan pengelolaan perikanan tangkap berkelanjutan di Kota Cilegon. Dukungan </w:t>
      </w:r>
      <w:r>
        <w:rPr>
          <w:i/>
          <w:lang w:val="en-ID"/>
        </w:rPr>
        <w:t>stakeholder</w:t>
      </w:r>
      <w:r>
        <w:rPr>
          <w:lang w:val="en-ID"/>
        </w:rPr>
        <w:t xml:space="preserve"> tercermin dalam penerimaan terhadap arah dan kebijakan pengelolaan, kesediaan mematuhi ketentuan yang berlaku, serta kesediaan memberikan dukungan terhadap implementasi dan kolaborasi dalam pengelolaan perikanan. </w:t>
      </w:r>
    </w:p>
    <w:p w14:paraId="28D97506" w14:textId="7FC9C071" w:rsidR="005F3A77" w:rsidRPr="005F3A77" w:rsidRDefault="005F3A77" w:rsidP="005F3A77">
      <w:pPr>
        <w:pStyle w:val="ListParagraph"/>
        <w:spacing w:before="120" w:after="120" w:line="360" w:lineRule="auto"/>
        <w:ind w:firstLine="720"/>
        <w:jc w:val="both"/>
        <w:rPr>
          <w:lang w:val="en-ID"/>
        </w:rPr>
      </w:pPr>
      <w:r>
        <w:rPr>
          <w:lang w:val="en-ID"/>
        </w:rPr>
        <w:t xml:space="preserve">Dalam pengelolaan perikanan, penerimaan terhadap langkah pengelolaan dan komitmen untuk mendukung tujuan keberlanjutan berkaitan dengan respons </w:t>
      </w:r>
      <w:r>
        <w:rPr>
          <w:i/>
          <w:lang w:val="en-ID"/>
        </w:rPr>
        <w:t>stakeholder</w:t>
      </w:r>
      <w:r>
        <w:rPr>
          <w:lang w:val="en-ID"/>
        </w:rPr>
        <w:t xml:space="preserve"> terhadap langkah-langkah pengelolaan yang diterapkan (Haapasaari </w:t>
      </w:r>
      <w:r>
        <w:rPr>
          <w:i/>
          <w:lang w:val="en-ID"/>
        </w:rPr>
        <w:t>et al.</w:t>
      </w:r>
      <w:r>
        <w:rPr>
          <w:lang w:val="en-ID"/>
        </w:rPr>
        <w:t xml:space="preserve">, 2007). Partisipasi </w:t>
      </w:r>
      <w:r>
        <w:rPr>
          <w:i/>
          <w:lang w:val="en-ID"/>
        </w:rPr>
        <w:t>stakeholder</w:t>
      </w:r>
      <w:r>
        <w:rPr>
          <w:lang w:val="en-ID"/>
        </w:rPr>
        <w:t xml:space="preserve"> juga dapat mendukung legitimasi dan implementasi pengelolaan melalui keterlibatan berbagai pihak dalam proses pengelolaan (Gray &amp; Hatchard, 2008).</w:t>
      </w:r>
    </w:p>
    <w:p w14:paraId="396B2A3E" w14:textId="7E857617" w:rsidR="005F3A77" w:rsidRPr="005F3A77" w:rsidRDefault="005F3A77" w:rsidP="005F3A77">
      <w:pPr>
        <w:pStyle w:val="ListParagraph"/>
        <w:spacing w:before="120" w:after="120" w:line="360" w:lineRule="auto"/>
        <w:ind w:firstLine="720"/>
        <w:jc w:val="both"/>
        <w:rPr>
          <w:lang w:val="en-ID"/>
        </w:rPr>
      </w:pPr>
      <w:r>
        <w:rPr>
          <w:lang w:val="en-ID"/>
        </w:rPr>
        <w:t xml:space="preserve">Indikator tingkat dukungan </w:t>
      </w:r>
      <w:r>
        <w:rPr>
          <w:i/>
          <w:lang w:val="en-ID"/>
        </w:rPr>
        <w:t>stakeholder</w:t>
      </w:r>
      <w:r>
        <w:rPr>
          <w:lang w:val="en-ID"/>
        </w:rPr>
        <w:t xml:space="preserve"> meliputi: (1) penerimaan terhadap kebijakan pengelolaan perikanan berkelanjutan; (2) persetujuan terhadap tujuan dan arah pengelolaan perikanan berkelanjutan; (3) kesediaan mematuhi ketentuan pengelolaan; (4) kesediaan mendukung implementasi kebijakan; dan (5) kesediaan mendukung kerja sama atau kolaborasi antar </w:t>
      </w:r>
      <w:r>
        <w:rPr>
          <w:i/>
          <w:lang w:val="en-ID"/>
        </w:rPr>
        <w:t>stakeholder</w:t>
      </w:r>
      <w:r>
        <w:rPr>
          <w:lang w:val="en-ID"/>
        </w:rPr>
        <w:t xml:space="preserve">. Setiap indikator diukur menggunakan skala Likert lima tingkat dengan rubrik deskriptif berjenjang (1 = kondisi paling rendah hingga 5 = kondisi paling baik) untuk menggambarkan tingkat dukungan </w:t>
      </w:r>
      <w:r>
        <w:rPr>
          <w:i/>
          <w:lang w:val="en-ID"/>
        </w:rPr>
        <w:t>stakeholder</w:t>
      </w:r>
      <w:r>
        <w:rPr>
          <w:lang w:val="en-ID"/>
        </w:rPr>
        <w:t xml:space="preserve"> terhadap pengelolaan perikanan tangkap berkelanjutan.</w:t>
      </w:r>
    </w:p>
    <w:p w14:paraId="428927F1" w14:textId="77777777" w:rsidR="0071706E" w:rsidRDefault="0071706E" w:rsidP="005F3A77">
      <w:pPr>
        <w:pStyle w:val="ListParagraph"/>
        <w:spacing w:before="120" w:after="120" w:line="360" w:lineRule="auto"/>
        <w:jc w:val="both"/>
        <w:rPr>
          <w:ins w:id="340" w:author="Ridwan S" w:date="2026-10-02T15:11:00Z"/>
          <w:b/>
          <w:bCs/>
          <w:lang w:val="en-ID"/>
        </w:rPr>
      </w:pPr>
    </w:p>
    <w:p w14:paraId="56BFC262" w14:textId="77777777" w:rsidR="0071706E" w:rsidRDefault="0071706E" w:rsidP="005F3A77">
      <w:pPr>
        <w:pStyle w:val="ListParagraph"/>
        <w:spacing w:before="120" w:after="120" w:line="360" w:lineRule="auto"/>
        <w:jc w:val="both"/>
        <w:rPr>
          <w:ins w:id="341" w:author="Ridwan S" w:date="2026-10-02T15:11:00Z"/>
          <w:b/>
          <w:bCs/>
          <w:lang w:val="en-ID"/>
        </w:rPr>
      </w:pPr>
    </w:p>
    <w:p w14:paraId="5F4055CD" w14:textId="22CE131B" w:rsidR="005F3A77" w:rsidRPr="005F3A77" w:rsidRDefault="005F3A77" w:rsidP="005F3A77">
      <w:pPr>
        <w:pStyle w:val="ListParagraph"/>
        <w:spacing w:before="120" w:after="120" w:line="360" w:lineRule="auto"/>
        <w:jc w:val="both"/>
        <w:rPr>
          <w:b/>
          <w:bCs/>
          <w:lang w:val="en-ID"/>
        </w:rPr>
      </w:pPr>
      <w:r>
        <w:rPr>
          <w:b/>
          <w:bCs/>
          <w:lang w:val="en-ID"/>
        </w:rPr>
        <w:lastRenderedPageBreak/>
        <w:t>3. Kepentingan (</w:t>
      </w:r>
      <w:r>
        <w:rPr>
          <w:b/>
          <w:bCs/>
          <w:i/>
          <w:iCs/>
          <w:lang w:val="en-ID"/>
        </w:rPr>
        <w:t>Interest</w:t>
      </w:r>
      <w:r>
        <w:rPr>
          <w:b/>
          <w:bCs/>
          <w:lang w:val="en-ID"/>
        </w:rPr>
        <w:t>) Stakeholder</w:t>
      </w:r>
    </w:p>
    <w:p w14:paraId="42288C0A" w14:textId="6005BF35" w:rsidR="005F3A77" w:rsidRPr="005F3A77" w:rsidRDefault="005F3A77" w:rsidP="005F3A77">
      <w:pPr>
        <w:pStyle w:val="ListParagraph"/>
        <w:spacing w:before="120" w:after="120" w:line="360" w:lineRule="auto"/>
        <w:ind w:firstLine="720"/>
        <w:jc w:val="both"/>
        <w:rPr>
          <w:lang w:val="en-ID"/>
        </w:rPr>
      </w:pPr>
      <w:r>
        <w:rPr>
          <w:lang w:val="en-ID"/>
        </w:rPr>
        <w:t>Kepentingan (</w:t>
      </w:r>
      <w:r>
        <w:rPr>
          <w:i/>
          <w:iCs/>
          <w:lang w:val="en-ID"/>
        </w:rPr>
        <w:t>interest</w:t>
      </w:r>
      <w:r>
        <w:rPr>
          <w:lang w:val="en-ID"/>
        </w:rPr>
        <w:t xml:space="preserve">) </w:t>
      </w:r>
      <w:r>
        <w:rPr>
          <w:i/>
          <w:lang w:val="en-ID"/>
        </w:rPr>
        <w:t>stakeholder</w:t>
      </w:r>
      <w:r>
        <w:rPr>
          <w:lang w:val="en-ID"/>
        </w:rPr>
        <w:t xml:space="preserve"> didefinisikan sebagai tingkat keterkaitan suatu kelompok </w:t>
      </w:r>
      <w:r>
        <w:rPr>
          <w:i/>
          <w:lang w:val="en-ID"/>
        </w:rPr>
        <w:t>stakeholder</w:t>
      </w:r>
      <w:r>
        <w:rPr>
          <w:lang w:val="en-ID"/>
        </w:rPr>
        <w:t xml:space="preserve"> terhadap sumber daya, aktivitas, kebijakan, dan hasil pengelolaan perikanan tangkap di Kota Cilegon. Tingkat kepentingan tercermin dari ketergantungan terhadap sumber daya perikanan, kepentingan ekonomi atau sosial yang berkaitan dengan sektor perikanan, tingkat keterdampakan oleh kebijakan, serta perhatian terhadap perubahan dalam pengelolaan perikanan. Pendekatan ini menempatkan </w:t>
      </w:r>
      <w:r>
        <w:rPr>
          <w:i/>
          <w:iCs/>
          <w:lang w:val="en-ID"/>
        </w:rPr>
        <w:t>interest</w:t>
      </w:r>
      <w:r>
        <w:rPr>
          <w:lang w:val="en-ID"/>
        </w:rPr>
        <w:t xml:space="preserve"> sebagai salah satu karakteristik penting untuk membedakan posisi relatif </w:t>
      </w:r>
      <w:r>
        <w:rPr>
          <w:i/>
          <w:lang w:val="en-ID"/>
        </w:rPr>
        <w:t>stakeholder</w:t>
      </w:r>
      <w:r>
        <w:rPr>
          <w:lang w:val="en-ID"/>
        </w:rPr>
        <w:t xml:space="preserve"> dalam analisis </w:t>
      </w:r>
      <w:r>
        <w:rPr>
          <w:i/>
          <w:lang w:val="en-ID"/>
        </w:rPr>
        <w:t>stakeholder</w:t>
      </w:r>
      <w:r>
        <w:rPr>
          <w:lang w:val="en-ID"/>
        </w:rPr>
        <w:t xml:space="preserve"> pada pengelolaan sumber daya alam (Reed </w:t>
      </w:r>
      <w:r>
        <w:rPr>
          <w:i/>
          <w:lang w:val="en-ID"/>
        </w:rPr>
        <w:t>et al.</w:t>
      </w:r>
      <w:r>
        <w:rPr>
          <w:lang w:val="en-ID"/>
        </w:rPr>
        <w:t>, 2009).</w:t>
      </w:r>
    </w:p>
    <w:p w14:paraId="28912B0F" w14:textId="5982E2F9" w:rsidR="005F3A77" w:rsidRPr="005F3A77" w:rsidRDefault="005F3A77" w:rsidP="005F3A77">
      <w:pPr>
        <w:pStyle w:val="ListParagraph"/>
        <w:spacing w:before="120" w:after="120" w:line="360" w:lineRule="auto"/>
        <w:ind w:firstLine="720"/>
        <w:jc w:val="both"/>
        <w:rPr>
          <w:lang w:val="en-ID"/>
        </w:rPr>
      </w:pPr>
      <w:r>
        <w:rPr>
          <w:lang w:val="en-ID"/>
        </w:rPr>
        <w:t xml:space="preserve">Nilai </w:t>
      </w:r>
      <w:r>
        <w:rPr>
          <w:i/>
          <w:iCs/>
          <w:lang w:val="en-ID"/>
        </w:rPr>
        <w:t>interest</w:t>
      </w:r>
      <w:r>
        <w:rPr>
          <w:lang w:val="en-ID"/>
        </w:rPr>
        <w:t xml:space="preserve"> digunakan bersama dengan nilai </w:t>
      </w:r>
      <w:r>
        <w:rPr>
          <w:i/>
          <w:iCs/>
          <w:lang w:val="en-ID"/>
        </w:rPr>
        <w:t>influence</w:t>
      </w:r>
      <w:r>
        <w:rPr>
          <w:lang w:val="en-ID"/>
        </w:rPr>
        <w:t xml:space="preserve"> untuk memetakan posisi relatif </w:t>
      </w:r>
      <w:r>
        <w:rPr>
          <w:i/>
          <w:lang w:val="en-ID"/>
        </w:rPr>
        <w:t>stakeholder</w:t>
      </w:r>
      <w:r>
        <w:rPr>
          <w:lang w:val="en-ID"/>
        </w:rPr>
        <w:t xml:space="preserve"> dalam </w:t>
      </w:r>
      <w:r>
        <w:rPr>
          <w:i/>
          <w:iCs/>
          <w:lang w:val="en-ID"/>
        </w:rPr>
        <w:t>interest-influence matrix</w:t>
      </w:r>
      <w:r>
        <w:rPr>
          <w:lang w:val="en-ID"/>
        </w:rPr>
        <w:t xml:space="preserve">. Hasil pemetaan digunakan untuk mengidentifikasi kelompok </w:t>
      </w:r>
      <w:r>
        <w:rPr>
          <w:i/>
          <w:lang w:val="en-ID"/>
        </w:rPr>
        <w:t>stakeholder</w:t>
      </w:r>
      <w:r>
        <w:rPr>
          <w:lang w:val="en-ID"/>
        </w:rPr>
        <w:t xml:space="preserve"> berdasarkan tingkat kepentingan dan kapasitas pengaruhnya terhadap proses pengelolaan perikanan.</w:t>
      </w:r>
    </w:p>
    <w:p w14:paraId="642DA69A" w14:textId="77777777" w:rsidR="005F3A77" w:rsidRPr="005F3A77" w:rsidRDefault="005F3A77" w:rsidP="005F3A77">
      <w:pPr>
        <w:pStyle w:val="ListParagraph"/>
        <w:spacing w:before="120" w:after="120" w:line="360" w:lineRule="auto"/>
        <w:jc w:val="both"/>
        <w:rPr>
          <w:b/>
          <w:bCs/>
          <w:lang w:val="en-ID"/>
        </w:rPr>
      </w:pPr>
      <w:r>
        <w:rPr>
          <w:b/>
          <w:bCs/>
          <w:lang w:val="en-ID"/>
        </w:rPr>
        <w:t>4. Pengaruh (</w:t>
      </w:r>
      <w:r>
        <w:rPr>
          <w:b/>
          <w:bCs/>
          <w:i/>
          <w:iCs/>
          <w:lang w:val="en-ID"/>
        </w:rPr>
        <w:t>Influence</w:t>
      </w:r>
      <w:r>
        <w:rPr>
          <w:b/>
          <w:bCs/>
          <w:lang w:val="en-ID"/>
        </w:rPr>
        <w:t>) Stakeholder</w:t>
      </w:r>
    </w:p>
    <w:p w14:paraId="465D5F13" w14:textId="461FC816" w:rsidR="005F3A77" w:rsidRPr="005F3A77" w:rsidRDefault="005F3A77" w:rsidP="005F3A77">
      <w:pPr>
        <w:pStyle w:val="ListParagraph"/>
        <w:spacing w:before="120" w:after="120" w:line="360" w:lineRule="auto"/>
        <w:ind w:firstLine="720"/>
        <w:jc w:val="both"/>
        <w:rPr>
          <w:lang w:val="en-ID"/>
        </w:rPr>
      </w:pPr>
      <w:r>
        <w:rPr>
          <w:lang w:val="en-ID"/>
        </w:rPr>
        <w:t>Pengaruh (</w:t>
      </w:r>
      <w:r>
        <w:rPr>
          <w:i/>
          <w:iCs/>
          <w:lang w:val="en-ID"/>
        </w:rPr>
        <w:t>influence</w:t>
      </w:r>
      <w:r>
        <w:rPr>
          <w:lang w:val="en-ID"/>
        </w:rPr>
        <w:t xml:space="preserve">) </w:t>
      </w:r>
      <w:r>
        <w:rPr>
          <w:i/>
          <w:lang w:val="en-ID"/>
        </w:rPr>
        <w:t>stakeholder</w:t>
      </w:r>
      <w:r>
        <w:rPr>
          <w:lang w:val="en-ID"/>
        </w:rPr>
        <w:t xml:space="preserve"> didefinisikan sebagai kapasitas </w:t>
      </w:r>
      <w:r>
        <w:rPr>
          <w:i/>
          <w:lang w:val="en-ID"/>
        </w:rPr>
        <w:t>stakeholder</w:t>
      </w:r>
      <w:r>
        <w:rPr>
          <w:lang w:val="en-ID"/>
        </w:rPr>
        <w:t xml:space="preserve"> untuk memengaruhi proses pengambilan keputusan, pelaksanaan kebijakan, alokasi atau akses terhadap sumber daya, serta arah pengelolaan perikanan tangkap di Kota Cilegon. Kapasitas tersebut berkaitan dengan posisi kewenangan, akses terhadap proses pengambilan keputusan, penguasaan sumber daya dan informasi, serta kekuatan organisasi dan jaringan yang dimiliki </w:t>
      </w:r>
      <w:r>
        <w:rPr>
          <w:i/>
          <w:lang w:val="en-ID"/>
        </w:rPr>
        <w:t>stakeholder</w:t>
      </w:r>
      <w:r>
        <w:rPr>
          <w:lang w:val="en-ID"/>
        </w:rPr>
        <w:t xml:space="preserve"> (Reed </w:t>
      </w:r>
      <w:r>
        <w:rPr>
          <w:i/>
          <w:lang w:val="en-ID"/>
        </w:rPr>
        <w:t>et al.</w:t>
      </w:r>
      <w:r>
        <w:rPr>
          <w:lang w:val="en-ID"/>
        </w:rPr>
        <w:t>, 2009).</w:t>
      </w:r>
    </w:p>
    <w:p w14:paraId="071542C8" w14:textId="384A6176" w:rsidR="005F3A77" w:rsidRPr="005F3A77" w:rsidRDefault="005F3A77" w:rsidP="005F3A77">
      <w:pPr>
        <w:pStyle w:val="ListParagraph"/>
        <w:spacing w:before="120" w:after="120" w:line="360" w:lineRule="auto"/>
        <w:ind w:firstLine="720"/>
        <w:jc w:val="both"/>
        <w:rPr>
          <w:lang w:val="en-ID"/>
        </w:rPr>
      </w:pPr>
      <w:r>
        <w:rPr>
          <w:lang w:val="en-ID"/>
        </w:rPr>
        <w:t xml:space="preserve">Indikator pengaruh </w:t>
      </w:r>
      <w:r>
        <w:rPr>
          <w:i/>
          <w:lang w:val="en-ID"/>
        </w:rPr>
        <w:t>stakeholder</w:t>
      </w:r>
      <w:r>
        <w:rPr>
          <w:lang w:val="en-ID"/>
        </w:rPr>
        <w:t xml:space="preserve"> meliputi: (1) kewenangan formal dalam pengambilan keputusan atau pelaksanaan pengelolaan; (2) akses terhadap proses pengambilan keputusan; (3) penguasaan sumber daya, informasi, atau pengetahuan yang relevan; (4) kapasitas memobilisasi sumber daya, anggota, atau dukungan </w:t>
      </w:r>
      <w:r>
        <w:rPr>
          <w:i/>
          <w:lang w:val="en-ID"/>
        </w:rPr>
        <w:t>stakeholder</w:t>
      </w:r>
      <w:r>
        <w:rPr>
          <w:lang w:val="en-ID"/>
        </w:rPr>
        <w:t xml:space="preserve"> lain; dan (5) daya tawar serta jaringan pengaruh dalam proses pengelolaan.</w:t>
      </w:r>
    </w:p>
    <w:p w14:paraId="55AFB531" w14:textId="79F879B8" w:rsidR="005F3A77" w:rsidRPr="005F3A77" w:rsidRDefault="005F3A77" w:rsidP="005F3A77">
      <w:pPr>
        <w:pStyle w:val="ListParagraph"/>
        <w:spacing w:before="120" w:after="120" w:line="360" w:lineRule="auto"/>
        <w:ind w:firstLine="720"/>
        <w:jc w:val="both"/>
        <w:rPr>
          <w:lang w:val="en-ID"/>
        </w:rPr>
      </w:pPr>
      <w:r>
        <w:rPr>
          <w:lang w:val="en-ID"/>
        </w:rPr>
        <w:t xml:space="preserve">Nilai </w:t>
      </w:r>
      <w:r>
        <w:rPr>
          <w:i/>
          <w:iCs/>
          <w:lang w:val="en-ID"/>
        </w:rPr>
        <w:t>influence</w:t>
      </w:r>
      <w:r>
        <w:rPr>
          <w:lang w:val="en-ID"/>
        </w:rPr>
        <w:t xml:space="preserve"> dan </w:t>
      </w:r>
      <w:r>
        <w:rPr>
          <w:i/>
          <w:iCs/>
          <w:lang w:val="en-ID"/>
        </w:rPr>
        <w:t>interest</w:t>
      </w:r>
      <w:r>
        <w:rPr>
          <w:lang w:val="en-ID"/>
        </w:rPr>
        <w:t xml:space="preserve"> selanjutnya digunakan untuk memetakan posisi masing-masing </w:t>
      </w:r>
      <w:r>
        <w:rPr>
          <w:i/>
          <w:lang w:val="en-ID"/>
        </w:rPr>
        <w:t>stakeholder</w:t>
      </w:r>
      <w:r>
        <w:rPr>
          <w:lang w:val="en-ID"/>
        </w:rPr>
        <w:t xml:space="preserve"> dalam </w:t>
      </w:r>
      <w:r>
        <w:rPr>
          <w:i/>
          <w:iCs/>
          <w:lang w:val="en-ID"/>
        </w:rPr>
        <w:t>interest-influence matrix</w:t>
      </w:r>
      <w:r>
        <w:rPr>
          <w:lang w:val="en-ID"/>
        </w:rPr>
        <w:t xml:space="preserve">. Pemetaan tersebut menghasilkan klasifikasi </w:t>
      </w:r>
      <w:r>
        <w:rPr>
          <w:i/>
          <w:lang w:val="en-ID"/>
        </w:rPr>
        <w:t>stakeholder</w:t>
      </w:r>
      <w:r>
        <w:rPr>
          <w:lang w:val="en-ID"/>
        </w:rPr>
        <w:t xml:space="preserve"> berdasarkan tingkat kepentingan dan kapasitas pengaruhnya terhadap proses pengelolaan.</w:t>
      </w:r>
    </w:p>
    <w:p w14:paraId="76AE1E30" w14:textId="77777777" w:rsidR="0071706E" w:rsidRDefault="0071706E">
      <w:pPr>
        <w:pStyle w:val="ListParagraph"/>
        <w:spacing w:before="120" w:after="120" w:line="360" w:lineRule="auto"/>
        <w:jc w:val="both"/>
        <w:rPr>
          <w:ins w:id="342" w:author="Ridwan S" w:date="2026-10-02T15:11:00Z"/>
          <w:b/>
          <w:bCs/>
          <w:lang w:val="en-ID"/>
        </w:rPr>
      </w:pPr>
    </w:p>
    <w:p w14:paraId="13E654AE" w14:textId="1590FFB2" w:rsidR="002357EC" w:rsidRDefault="00D732EB">
      <w:pPr>
        <w:pStyle w:val="ListParagraph"/>
        <w:spacing w:before="120" w:after="120" w:line="360" w:lineRule="auto"/>
        <w:jc w:val="both"/>
        <w:rPr>
          <w:ins w:id="343" w:author="Ridwan S" w:date="2026-09-30T08:00:00Z"/>
          <w:b/>
          <w:bCs/>
          <w:lang w:val="en-ID"/>
        </w:rPr>
      </w:pPr>
      <w:ins w:id="344" w:author="Ridwan S" w:date="2026-09-30T08:00:00Z">
        <w:r>
          <w:rPr>
            <w:b/>
            <w:bCs/>
            <w:lang w:val="en-ID"/>
          </w:rPr>
          <w:lastRenderedPageBreak/>
          <w:t>5. Peran (</w:t>
        </w:r>
        <w:r>
          <w:rPr>
            <w:b/>
            <w:bCs/>
            <w:i/>
            <w:iCs/>
            <w:lang w:val="en-ID"/>
          </w:rPr>
          <w:t>Role</w:t>
        </w:r>
        <w:r>
          <w:rPr>
            <w:b/>
            <w:bCs/>
            <w:lang w:val="en-ID"/>
          </w:rPr>
          <w:t>) Stakeholder</w:t>
        </w:r>
      </w:ins>
    </w:p>
    <w:p w14:paraId="215F74B8" w14:textId="77777777" w:rsidR="002357EC" w:rsidRDefault="00D732EB">
      <w:pPr>
        <w:pStyle w:val="ListParagraph"/>
        <w:spacing w:before="120" w:after="120" w:line="360" w:lineRule="auto"/>
        <w:ind w:firstLine="720"/>
        <w:jc w:val="both"/>
        <w:rPr>
          <w:ins w:id="345" w:author="Ridwan S" w:date="2026-09-30T08:00:00Z"/>
          <w:lang w:val="en-ID"/>
        </w:rPr>
      </w:pPr>
      <w:ins w:id="346" w:author="Ridwan S" w:date="2026-09-30T08:00:00Z">
        <w:r>
          <w:rPr>
            <w:lang w:val="en-ID"/>
          </w:rPr>
          <w:t>Peran (</w:t>
        </w:r>
        <w:r>
          <w:rPr>
            <w:i/>
            <w:iCs/>
            <w:lang w:val="en-ID"/>
          </w:rPr>
          <w:t>role</w:t>
        </w:r>
        <w:r>
          <w:rPr>
            <w:lang w:val="en-ID"/>
          </w:rPr>
          <w:t xml:space="preserve">) </w:t>
        </w:r>
        <w:r>
          <w:rPr>
            <w:i/>
            <w:iCs/>
            <w:lang w:val="en-ID"/>
          </w:rPr>
          <w:t>stakeholder</w:t>
        </w:r>
        <w:r>
          <w:rPr>
            <w:lang w:val="en-ID"/>
          </w:rPr>
          <w:t xml:space="preserve"> didefinisikan sebagai fungsi dan bentuk kontribusi yang dijalankan kelompok </w:t>
        </w:r>
        <w:r>
          <w:rPr>
            <w:i/>
            <w:iCs/>
            <w:lang w:val="en-ID"/>
          </w:rPr>
          <w:t>stakeholder</w:t>
        </w:r>
        <w:r>
          <w:rPr>
            <w:lang w:val="en-ID"/>
          </w:rPr>
          <w:t xml:space="preserve"> dalam pengelolaan perikanan tangkap di Kota Cilegon, misalnya sebagai regulator dan pembina, pelaksana kegiatan usaha, pengguna sumber daya dan ruang, penyedia pengetahuan, atau pihak yang terdampak. Peran diidentifikasi dari (1) fungsi atau tugas pokok terhadap pengelolaan perikanan, (2) bentuk kontribusi nyata, dan (3) tingkat keterlibatan aktual, serta dipertegas oleh posisi kelompok pada matriks kepentingan–pengaruh (Reed </w:t>
        </w:r>
        <w:r>
          <w:rPr>
            <w:i/>
            <w:iCs/>
            <w:lang w:val="en-ID"/>
          </w:rPr>
          <w:t>et al.</w:t>
        </w:r>
        <w:r>
          <w:rPr>
            <w:lang w:val="en-ID"/>
          </w:rPr>
          <w:t xml:space="preserve">, 2009; Grimble &amp; Wellard, 1997). Peran tidak diukur melalui butir kuesioner tersendiri sehingga jumlah butir instrumen tetap 210. Peran ditelusuri melalui wawancara mendalam dan FGD, kemudian dipadukan dengan skor intensitas partisipasi serta skor </w:t>
        </w:r>
        <w:r>
          <w:rPr>
            <w:i/>
            <w:iCs/>
            <w:lang w:val="en-ID"/>
          </w:rPr>
          <w:t>interest</w:t>
        </w:r>
        <w:r>
          <w:rPr>
            <w:lang w:val="en-ID"/>
          </w:rPr>
          <w:t xml:space="preserve"> dan </w:t>
        </w:r>
        <w:r>
          <w:rPr>
            <w:i/>
            <w:iCs/>
            <w:lang w:val="en-ID"/>
          </w:rPr>
          <w:t>influence</w:t>
        </w:r>
        <w:r>
          <w:rPr>
            <w:lang w:val="en-ID"/>
          </w:rPr>
          <w:t>.</w:t>
        </w:r>
      </w:ins>
    </w:p>
    <w:p w14:paraId="50C6FE07" w14:textId="77777777" w:rsidR="005F3A77" w:rsidRPr="005F3A77" w:rsidRDefault="005F3A77" w:rsidP="005F3A77">
      <w:pPr>
        <w:pStyle w:val="ListParagraph"/>
        <w:spacing w:before="120" w:after="120" w:line="360" w:lineRule="auto"/>
        <w:jc w:val="both"/>
        <w:rPr>
          <w:b/>
          <w:bCs/>
          <w:lang w:val="en-ID"/>
        </w:rPr>
      </w:pPr>
      <w:del w:id="347" w:author="Ridwan S" w:date="2026-09-30T08:00:00Z">
        <w:r>
          <w:rPr>
            <w:b/>
            <w:bCs/>
            <w:lang w:val="en-ID"/>
          </w:rPr>
          <w:delText>5</w:delText>
        </w:r>
      </w:del>
      <w:ins w:id="348" w:author="Ridwan S" w:date="2026-09-30T08:00:00Z">
        <w:r>
          <w:rPr>
            <w:b/>
            <w:bCs/>
            <w:lang w:val="en-ID"/>
          </w:rPr>
          <w:t>6</w:t>
        </w:r>
      </w:ins>
      <w:r>
        <w:rPr>
          <w:b/>
          <w:bCs/>
          <w:lang w:val="en-ID"/>
        </w:rPr>
        <w:t>. Intensitas Partisipasi atau Keterlibatan dalam Pengambilan Keputusan</w:t>
      </w:r>
    </w:p>
    <w:p w14:paraId="7D0C3B97" w14:textId="66765AC6" w:rsidR="005F3A77" w:rsidRPr="005F3A77" w:rsidRDefault="005F3A77" w:rsidP="005F3A77">
      <w:pPr>
        <w:pStyle w:val="ListParagraph"/>
        <w:spacing w:before="120" w:after="120" w:line="360" w:lineRule="auto"/>
        <w:ind w:firstLine="720"/>
        <w:jc w:val="both"/>
        <w:rPr>
          <w:lang w:val="en-ID"/>
        </w:rPr>
      </w:pPr>
      <w:r>
        <w:rPr>
          <w:lang w:val="en-ID"/>
        </w:rPr>
        <w:t xml:space="preserve">Intensitas partisipasi dalam pengambilan keputusan didefinisikan sebagai tingkat keterlibatan aktual kelompok </w:t>
      </w:r>
      <w:r>
        <w:rPr>
          <w:i/>
          <w:lang w:val="en-ID"/>
        </w:rPr>
        <w:t>stakeholder</w:t>
      </w:r>
      <w:r>
        <w:rPr>
          <w:lang w:val="en-ID"/>
        </w:rPr>
        <w:t xml:space="preserve"> dalam proses konsultasi, perumusan, pelaksanaan, serta evaluasi kebijakan pengelolaan perikanan tangkap di Kota Cilegon. Variabel ini mengacu pada kerangka pengukuran partisipasi </w:t>
      </w:r>
      <w:r>
        <w:rPr>
          <w:i/>
          <w:lang w:val="en-ID"/>
        </w:rPr>
        <w:t>stakeholder</w:t>
      </w:r>
      <w:r>
        <w:rPr>
          <w:lang w:val="en-ID"/>
        </w:rPr>
        <w:t xml:space="preserve"> dalam pengambilan keputusan pengelolaan perikanan yang dikembangkan oleh Bratton </w:t>
      </w:r>
      <w:r>
        <w:rPr>
          <w:i/>
          <w:lang w:val="en-ID"/>
        </w:rPr>
        <w:t>et al.</w:t>
      </w:r>
      <w:r>
        <w:rPr>
          <w:lang w:val="en-ID"/>
        </w:rPr>
        <w:t xml:space="preserve"> (2026), serta kajian mengenai partisipasi </w:t>
      </w:r>
      <w:r>
        <w:rPr>
          <w:i/>
          <w:lang w:val="en-ID"/>
        </w:rPr>
        <w:t>stakeholder</w:t>
      </w:r>
      <w:r>
        <w:rPr>
          <w:lang w:val="en-ID"/>
        </w:rPr>
        <w:t xml:space="preserve"> yang beragam dan inklusif dalam pengelolaan perikanan (Mangubhai </w:t>
      </w:r>
      <w:r>
        <w:rPr>
          <w:i/>
          <w:lang w:val="en-ID"/>
        </w:rPr>
        <w:t>et al.</w:t>
      </w:r>
      <w:r>
        <w:rPr>
          <w:lang w:val="en-ID"/>
        </w:rPr>
        <w:t>, 2026).</w:t>
      </w:r>
    </w:p>
    <w:p w14:paraId="59570305" w14:textId="37F142AC" w:rsidR="005F3A77" w:rsidRPr="005F3A77" w:rsidRDefault="005F3A77" w:rsidP="005F3A77">
      <w:pPr>
        <w:pStyle w:val="ListParagraph"/>
        <w:spacing w:before="120" w:after="120" w:line="360" w:lineRule="auto"/>
        <w:ind w:firstLine="720"/>
        <w:jc w:val="both"/>
        <w:rPr>
          <w:lang w:val="en-ID"/>
        </w:rPr>
      </w:pPr>
      <w:r>
        <w:rPr>
          <w:lang w:val="en-ID"/>
        </w:rPr>
        <w:t>Variabel ini dioperasionalkan untuk menguji H</w:t>
      </w:r>
      <w:r>
        <w:rPr>
          <w:vertAlign w:val="subscript"/>
          <w:lang w:val="en-ID"/>
        </w:rPr>
        <w:t>3</w:t>
      </w:r>
      <w:r>
        <w:rPr>
          <w:lang w:val="en-ID"/>
        </w:rPr>
        <w:t xml:space="preserve">, yaitu hubungan antara tingkat dukungan </w:t>
      </w:r>
      <w:r>
        <w:rPr>
          <w:i/>
          <w:lang w:val="en-ID"/>
        </w:rPr>
        <w:t>stakeholder</w:t>
      </w:r>
      <w:r>
        <w:rPr>
          <w:lang w:val="en-ID"/>
        </w:rPr>
        <w:t xml:space="preserve"> dan intensitas partisipasi mereka dalam pengambilan keputusan. Indikator intensitas partisipasi meliputi: (1) frekuensi mengikuti forum atau rapat yang berkaitan dengan kebijakan pengelolaan perikanan; (2) keterlibatan dalam konsultasi publik atau forum </w:t>
      </w:r>
      <w:r>
        <w:rPr>
          <w:i/>
          <w:lang w:val="en-ID"/>
        </w:rPr>
        <w:t>stakeholder</w:t>
      </w:r>
      <w:r>
        <w:rPr>
          <w:lang w:val="en-ID"/>
        </w:rPr>
        <w:t>; (3) frekuensi menyampaikan aspirasi, masukan, atau usulan kepada pemerintah; (4) keterlibatan dalam proses perumusan atau penyusunan kebijakan; dan (5) keterlibatan dalam pelaksanaan, monitoring, atau evaluasi kebijakan pengelolaan perikanan.</w:t>
      </w:r>
    </w:p>
    <w:p w14:paraId="7A1BB7B2" w14:textId="6F0CBE1D" w:rsidR="005F3A77" w:rsidRPr="005F3A77" w:rsidRDefault="005F3A77" w:rsidP="005F3A77">
      <w:pPr>
        <w:pStyle w:val="ListParagraph"/>
        <w:spacing w:before="120" w:after="120" w:line="360" w:lineRule="auto"/>
        <w:ind w:firstLine="720"/>
        <w:jc w:val="both"/>
        <w:rPr>
          <w:lang w:val="en-ID"/>
        </w:rPr>
      </w:pPr>
      <w:r>
        <w:rPr>
          <w:lang w:val="en-ID"/>
        </w:rPr>
        <w:t xml:space="preserve">Setiap indikator diukur menggunakan skala Likert lima tingkat sesuai dengan tingkat keterlibatan responden. Skor indikator selanjutnya diolah untuk memperoleh skor intensitas partisipasi masing-masing responden. Hubungan antara tingkat dukungan </w:t>
      </w:r>
      <w:r>
        <w:rPr>
          <w:i/>
          <w:lang w:val="en-ID"/>
        </w:rPr>
        <w:t>stakeholder</w:t>
      </w:r>
      <w:r>
        <w:rPr>
          <w:lang w:val="en-ID"/>
        </w:rPr>
        <w:t xml:space="preserve"> dan intensitas partisipasi </w:t>
      </w:r>
      <w:r>
        <w:rPr>
          <w:i/>
          <w:lang w:val="en-ID"/>
        </w:rPr>
        <w:t>stakeholder</w:t>
      </w:r>
      <w:r>
        <w:rPr>
          <w:lang w:val="en-ID"/>
        </w:rPr>
        <w:t xml:space="preserve"> dalam pengambilan keputusan pada H3 </w:t>
      </w:r>
      <w:r>
        <w:rPr>
          <w:lang w:val="en-ID"/>
        </w:rPr>
        <w:lastRenderedPageBreak/>
        <w:t>dianalisis menggunakan korelasi Rank Spearman untuk mengetahui arah, kekuatan, dan signifikansi hubungan antarvariabel.</w:t>
      </w:r>
    </w:p>
    <w:p w14:paraId="107724D0" w14:textId="77777777" w:rsidR="00C24B73" w:rsidRPr="00C24B73" w:rsidRDefault="00C24B73" w:rsidP="009C23D8">
      <w:pPr>
        <w:pStyle w:val="ListParagraph"/>
        <w:spacing w:before="120" w:after="120" w:line="360" w:lineRule="auto"/>
        <w:jc w:val="both"/>
        <w:rPr>
          <w:b/>
          <w:bCs/>
          <w:lang w:val="en-ID"/>
        </w:rPr>
      </w:pPr>
      <w:del w:id="349" w:author="Ridwan S" w:date="2026-09-30T08:00:00Z">
        <w:r>
          <w:rPr>
            <w:b/>
            <w:bCs/>
            <w:lang w:val="en-ID"/>
          </w:rPr>
          <w:delText>6</w:delText>
        </w:r>
      </w:del>
      <w:ins w:id="350" w:author="Ridwan S" w:date="2026-09-30T08:00:00Z">
        <w:r>
          <w:rPr>
            <w:b/>
            <w:bCs/>
            <w:lang w:val="en-ID"/>
          </w:rPr>
          <w:t>7</w:t>
        </w:r>
      </w:ins>
      <w:r>
        <w:rPr>
          <w:b/>
          <w:bCs/>
          <w:lang w:val="en-ID"/>
        </w:rPr>
        <w:t>. Identifikasi Isu Strategis</w:t>
      </w:r>
    </w:p>
    <w:p w14:paraId="3F9F8117" w14:textId="27CE2808" w:rsidR="005F3A77" w:rsidRPr="005F3A77" w:rsidRDefault="005F3A77" w:rsidP="005F3A77">
      <w:pPr>
        <w:pStyle w:val="Heading2"/>
        <w:spacing w:before="0" w:after="120" w:line="360" w:lineRule="auto"/>
        <w:ind w:firstLine="720"/>
        <w:jc w:val="both"/>
        <w:rPr>
          <w:b w:val="0"/>
          <w:bCs w:val="0"/>
          <w:lang w:val="en-ID"/>
        </w:rPr>
      </w:pPr>
      <w:r>
        <w:rPr>
          <w:b w:val="0"/>
          <w:bCs w:val="0"/>
          <w:lang w:val="en-ID"/>
        </w:rPr>
        <w:t xml:space="preserve">Identifikasi isu strategis dilakukan untuk menentukan permasalahan utama yang perlu mendapat perhatian dalam pengelolaan perikanan tangkap berkelanjutan di Kota Cilegon. Proses identifikasi dilakukan dengan mengintegrasikan hasil analisis kuantitatif dan kualitatif, yang meliputi persepsi </w:t>
      </w:r>
      <w:r>
        <w:rPr>
          <w:b w:val="0"/>
          <w:bCs w:val="0"/>
          <w:i/>
          <w:lang w:val="en-ID"/>
        </w:rPr>
        <w:t>stakeholder</w:t>
      </w:r>
      <w:r>
        <w:rPr>
          <w:b w:val="0"/>
          <w:bCs w:val="0"/>
          <w:lang w:val="en-ID"/>
        </w:rPr>
        <w:t xml:space="preserve"> terhadap empat dimensi keberlanjutan, yaitu ekologi, ekonomi, sosial, dan institusional, serta satu aspek lintas-dimensi, yaitu </w:t>
      </w:r>
      <w:r>
        <w:rPr>
          <w:b w:val="0"/>
          <w:bCs w:val="0"/>
          <w:i/>
          <w:iCs/>
          <w:lang w:val="en-ID"/>
        </w:rPr>
        <w:t>governance</w:t>
      </w:r>
      <w:r>
        <w:rPr>
          <w:b w:val="0"/>
          <w:bCs w:val="0"/>
          <w:lang w:val="en-ID"/>
        </w:rPr>
        <w:t xml:space="preserve">; perbedaan persepsi antar kelompok </w:t>
      </w:r>
      <w:r>
        <w:rPr>
          <w:b w:val="0"/>
          <w:bCs w:val="0"/>
          <w:i/>
          <w:lang w:val="en-ID"/>
        </w:rPr>
        <w:t>stakeholder</w:t>
      </w:r>
      <w:r>
        <w:rPr>
          <w:b w:val="0"/>
          <w:bCs w:val="0"/>
          <w:lang w:val="en-ID"/>
        </w:rPr>
        <w:t xml:space="preserve">; perbedaan penilaian antar dimensi keberlanjutan; hubungan antara dukungan </w:t>
      </w:r>
      <w:r>
        <w:rPr>
          <w:b w:val="0"/>
          <w:bCs w:val="0"/>
          <w:i/>
          <w:lang w:val="en-ID"/>
        </w:rPr>
        <w:t>stakeholder</w:t>
      </w:r>
      <w:r>
        <w:rPr>
          <w:b w:val="0"/>
          <w:bCs w:val="0"/>
          <w:lang w:val="en-ID"/>
        </w:rPr>
        <w:t xml:space="preserve"> dan intensitas partisipasi dalam pengambilan keputusan; serta temuan hasil wawancara dan FGD. Integrasi berbagai sumber informasi tersebut digunakan untuk memperoleh pemahaman yang lebih komprehensif mengenai kondisi, permasalahan, dan faktor yang memengaruhi pengelolaan perikanan tangkap di Kota Cilegon.</w:t>
      </w:r>
    </w:p>
    <w:p w14:paraId="65281290" w14:textId="3D479423" w:rsidR="005F3A77" w:rsidRPr="005F3A77" w:rsidRDefault="005F3A77" w:rsidP="0001013F">
      <w:pPr>
        <w:pStyle w:val="ListParagraph"/>
        <w:spacing w:after="120" w:line="360" w:lineRule="auto"/>
        <w:ind w:firstLine="720"/>
        <w:jc w:val="both"/>
        <w:rPr>
          <w:lang w:val="en-ID"/>
        </w:rPr>
      </w:pPr>
      <w:r>
        <w:rPr>
          <w:lang w:val="en-ID"/>
        </w:rPr>
        <w:t xml:space="preserve">Isu strategis ditentukan berdasarkan permasalahan yang memiliki relevansi terhadap keberlanjutan pengelolaan perikanan, memperoleh perhatian dari </w:t>
      </w:r>
      <w:r>
        <w:rPr>
          <w:i/>
          <w:lang w:val="en-ID"/>
        </w:rPr>
        <w:t>stakeholder</w:t>
      </w:r>
      <w:r>
        <w:rPr>
          <w:lang w:val="en-ID"/>
        </w:rPr>
        <w:t xml:space="preserve">, serta didukung oleh temuan empiris penelitian. Hasil uji Friedman digunakan untuk menguji ada atau tidaknya perbedaan penilaian </w:t>
      </w:r>
      <w:r>
        <w:rPr>
          <w:i/>
          <w:lang w:val="en-ID"/>
        </w:rPr>
        <w:t>stakeholder</w:t>
      </w:r>
      <w:r>
        <w:rPr>
          <w:lang w:val="en-ID"/>
        </w:rPr>
        <w:t xml:space="preserve"> terhadap empat dimensi keberlanjutan dan aspek </w:t>
      </w:r>
      <w:r>
        <w:rPr>
          <w:i/>
          <w:iCs/>
          <w:lang w:val="en-ID"/>
        </w:rPr>
        <w:t>governance</w:t>
      </w:r>
      <w:r>
        <w:rPr>
          <w:lang w:val="en-ID"/>
        </w:rPr>
        <w:t xml:space="preserve">. Apabila terdapat perbedaan yang signifikan, analisis dilanjutkan dengan perbandingan berpasangan untuk mengidentifikasi dimensi atau aspek yang memiliki penilaian relatif lebih rendah dan memerlukan perhatian lebih lanjut dalam pengelolaan. Hasil tersebut kemudian dipertimbangkan bersama temuan kualitatif agar penetapan isu strategis tidak hanya didasarkan pada skor statistik, tetapi juga mempertimbangkan konteks, penyebab, dan pengalaman </w:t>
      </w:r>
      <w:r>
        <w:rPr>
          <w:i/>
          <w:lang w:val="en-ID"/>
        </w:rPr>
        <w:t>stakeholder</w:t>
      </w:r>
      <w:r>
        <w:rPr>
          <w:lang w:val="en-ID"/>
        </w:rPr>
        <w:t>.</w:t>
      </w:r>
    </w:p>
    <w:p w14:paraId="4D5D1BE4" w14:textId="19151006" w:rsidR="005F3A77" w:rsidRPr="005F3A77" w:rsidRDefault="005F3A77" w:rsidP="005F3A77">
      <w:pPr>
        <w:pStyle w:val="Heading2"/>
        <w:spacing w:before="0" w:after="120" w:line="360" w:lineRule="auto"/>
        <w:ind w:firstLine="720"/>
        <w:jc w:val="both"/>
        <w:rPr>
          <w:b w:val="0"/>
          <w:bCs w:val="0"/>
          <w:lang w:val="en-ID"/>
        </w:rPr>
      </w:pPr>
      <w:r>
        <w:rPr>
          <w:b w:val="0"/>
          <w:bCs w:val="0"/>
          <w:lang w:val="en-ID"/>
        </w:rPr>
        <w:t xml:space="preserve">Analisis </w:t>
      </w:r>
      <w:r>
        <w:rPr>
          <w:b w:val="0"/>
          <w:bCs w:val="0"/>
          <w:i/>
          <w:lang w:val="en-ID"/>
        </w:rPr>
        <w:t>stakeholder</w:t>
      </w:r>
      <w:r>
        <w:rPr>
          <w:b w:val="0"/>
          <w:bCs w:val="0"/>
          <w:lang w:val="en-ID"/>
        </w:rPr>
        <w:t xml:space="preserve"> selanjutnya digunakan untuk memahami posisi dan peran masing-masing kelompok </w:t>
      </w:r>
      <w:r>
        <w:rPr>
          <w:b w:val="0"/>
          <w:bCs w:val="0"/>
          <w:i/>
          <w:lang w:val="en-ID"/>
        </w:rPr>
        <w:t>stakeholder</w:t>
      </w:r>
      <w:r>
        <w:rPr>
          <w:b w:val="0"/>
          <w:bCs w:val="0"/>
          <w:lang w:val="en-ID"/>
        </w:rPr>
        <w:t xml:space="preserve"> berdasarkan tingkat kepentingan (</w:t>
      </w:r>
      <w:r>
        <w:rPr>
          <w:b w:val="0"/>
          <w:bCs w:val="0"/>
          <w:i/>
          <w:iCs/>
          <w:lang w:val="en-ID"/>
        </w:rPr>
        <w:t>interest</w:t>
      </w:r>
      <w:r>
        <w:rPr>
          <w:b w:val="0"/>
          <w:bCs w:val="0"/>
          <w:lang w:val="en-ID"/>
        </w:rPr>
        <w:t>) dan pengaruh (</w:t>
      </w:r>
      <w:r>
        <w:rPr>
          <w:b w:val="0"/>
          <w:bCs w:val="0"/>
          <w:i/>
          <w:iCs/>
          <w:lang w:val="en-ID"/>
        </w:rPr>
        <w:t>influence</w:t>
      </w:r>
      <w:r>
        <w:rPr>
          <w:b w:val="0"/>
          <w:bCs w:val="0"/>
          <w:lang w:val="en-ID"/>
        </w:rPr>
        <w:t xml:space="preserve">) terhadap pengelolaan perikanan tangkap (Reed </w:t>
      </w:r>
      <w:r>
        <w:rPr>
          <w:b w:val="0"/>
          <w:bCs w:val="0"/>
          <w:i/>
          <w:lang w:val="en-ID"/>
        </w:rPr>
        <w:t>et al.</w:t>
      </w:r>
      <w:r>
        <w:rPr>
          <w:b w:val="0"/>
          <w:bCs w:val="0"/>
          <w:lang w:val="en-ID"/>
        </w:rPr>
        <w:t xml:space="preserve">, 2009). Hasil identifikasi isu strategis kemudian dipadukan dengan posisi </w:t>
      </w:r>
      <w:r>
        <w:rPr>
          <w:b w:val="0"/>
          <w:bCs w:val="0"/>
          <w:i/>
          <w:lang w:val="en-ID"/>
        </w:rPr>
        <w:t>stakeholder</w:t>
      </w:r>
      <w:r>
        <w:rPr>
          <w:b w:val="0"/>
          <w:bCs w:val="0"/>
          <w:lang w:val="en-ID"/>
        </w:rPr>
        <w:t xml:space="preserve"> dalam matriks kepentingan-pengaruh untuk menentukan kelompok </w:t>
      </w:r>
      <w:r>
        <w:rPr>
          <w:b w:val="0"/>
          <w:bCs w:val="0"/>
          <w:i/>
          <w:lang w:val="en-ID"/>
        </w:rPr>
        <w:t>stakeholder</w:t>
      </w:r>
      <w:r>
        <w:rPr>
          <w:b w:val="0"/>
          <w:bCs w:val="0"/>
          <w:lang w:val="en-ID"/>
        </w:rPr>
        <w:t xml:space="preserve"> yang perlu dilibatkan secara lebih intensif dalam penanganan setiap isu. Pendekatan pelibatan </w:t>
      </w:r>
      <w:r>
        <w:rPr>
          <w:b w:val="0"/>
          <w:bCs w:val="0"/>
          <w:i/>
          <w:lang w:val="en-ID"/>
        </w:rPr>
        <w:t>stakeholder</w:t>
      </w:r>
      <w:r>
        <w:rPr>
          <w:b w:val="0"/>
          <w:bCs w:val="0"/>
          <w:lang w:val="en-ID"/>
        </w:rPr>
        <w:t xml:space="preserve"> dalam pengelolaan perikanan dapat membantu mengintegrasikan pengetahuan dan kepentingan berbagai pihak, memperkuat legitimasi proses pengelolaan, serta </w:t>
      </w:r>
      <w:r>
        <w:rPr>
          <w:b w:val="0"/>
          <w:bCs w:val="0"/>
          <w:lang w:val="en-ID"/>
        </w:rPr>
        <w:lastRenderedPageBreak/>
        <w:t xml:space="preserve">mendukung penerimaan terhadap langkah-langkah pengelolaan (Gray &amp; Hatchard, 2008; Retnoningtyas </w:t>
      </w:r>
      <w:r>
        <w:rPr>
          <w:b w:val="0"/>
          <w:bCs w:val="0"/>
          <w:i/>
          <w:lang w:val="en-ID"/>
        </w:rPr>
        <w:t>et al.</w:t>
      </w:r>
      <w:r>
        <w:rPr>
          <w:b w:val="0"/>
          <w:bCs w:val="0"/>
          <w:lang w:val="en-ID"/>
        </w:rPr>
        <w:t>, 2021).</w:t>
      </w:r>
    </w:p>
    <w:p w14:paraId="0803E428" w14:textId="25118215" w:rsidR="005F3A77" w:rsidRPr="005F3A77" w:rsidRDefault="005F3A77" w:rsidP="005F3A77">
      <w:pPr>
        <w:pStyle w:val="Heading2"/>
        <w:spacing w:before="0" w:after="120" w:line="360" w:lineRule="auto"/>
        <w:ind w:firstLine="720"/>
        <w:jc w:val="both"/>
        <w:rPr>
          <w:b w:val="0"/>
          <w:bCs w:val="0"/>
          <w:lang w:val="en-ID"/>
        </w:rPr>
      </w:pPr>
      <w:r>
        <w:rPr>
          <w:b w:val="0"/>
          <w:bCs w:val="0"/>
          <w:lang w:val="en-ID"/>
        </w:rPr>
        <w:t xml:space="preserve">Temuan kuantitatif dan posisi </w:t>
      </w:r>
      <w:r>
        <w:rPr>
          <w:b w:val="0"/>
          <w:bCs w:val="0"/>
          <w:i/>
          <w:lang w:val="en-ID"/>
        </w:rPr>
        <w:t>stakeholder</w:t>
      </w:r>
      <w:r>
        <w:rPr>
          <w:b w:val="0"/>
          <w:bCs w:val="0"/>
          <w:lang w:val="en-ID"/>
        </w:rPr>
        <w:t xml:space="preserve"> selanjutnya diperdalam melalui hasil wawancara dan FGD untuk mengidentifikasi faktor pendukung, faktor penghambat, akar permasalahan, serta kebutuhan intervensi kebijakan. Pengolahan dan penafsiran data kualitatif dilakukan melalui tahapan kondensasi data, penyajian data, serta penarikan dan verifikasi kesimpulan sebagaimana dikemukakan oleh Miles </w:t>
      </w:r>
      <w:r>
        <w:rPr>
          <w:b w:val="0"/>
          <w:bCs w:val="0"/>
          <w:i/>
          <w:lang w:val="en-ID"/>
        </w:rPr>
        <w:t>et al.</w:t>
      </w:r>
      <w:r>
        <w:rPr>
          <w:b w:val="0"/>
          <w:bCs w:val="0"/>
          <w:lang w:val="en-ID"/>
        </w:rPr>
        <w:t xml:space="preserve"> (2014).</w:t>
      </w:r>
    </w:p>
    <w:p w14:paraId="18547C58" w14:textId="6A455750" w:rsidR="005F3A77" w:rsidRPr="005F3A77" w:rsidRDefault="005F3A77" w:rsidP="005F3A77">
      <w:pPr>
        <w:pStyle w:val="Heading2"/>
        <w:spacing w:before="0" w:after="120" w:line="360" w:lineRule="auto"/>
        <w:ind w:firstLine="720"/>
        <w:jc w:val="both"/>
        <w:rPr>
          <w:b w:val="0"/>
          <w:bCs w:val="0"/>
          <w:lang w:val="en-ID"/>
        </w:rPr>
      </w:pPr>
      <w:r>
        <w:rPr>
          <w:b w:val="0"/>
          <w:bCs w:val="0"/>
          <w:lang w:val="en-ID"/>
        </w:rPr>
        <w:t xml:space="preserve">Hasil identifikasi isu strategis menjadi dasar dalam penyusunan rekomendasi pengelolaan perikanan tangkap berkelanjutan di Kota Cilegon. Rekomendasi disusun dengan mempertimbangkan hasil pengukuran kondisi keberlanjutan, perbedaan penilaian antar aspek, tingkat dukungan dan partisipasi </w:t>
      </w:r>
      <w:r>
        <w:rPr>
          <w:b w:val="0"/>
          <w:bCs w:val="0"/>
          <w:i/>
          <w:lang w:val="en-ID"/>
        </w:rPr>
        <w:t>stakeholder</w:t>
      </w:r>
      <w:r>
        <w:rPr>
          <w:b w:val="0"/>
          <w:bCs w:val="0"/>
          <w:lang w:val="en-ID"/>
        </w:rPr>
        <w:t xml:space="preserve">, posisi </w:t>
      </w:r>
      <w:r>
        <w:rPr>
          <w:b w:val="0"/>
          <w:bCs w:val="0"/>
          <w:i/>
          <w:lang w:val="en-ID"/>
        </w:rPr>
        <w:t>stakeholder</w:t>
      </w:r>
      <w:r>
        <w:rPr>
          <w:b w:val="0"/>
          <w:bCs w:val="0"/>
          <w:lang w:val="en-ID"/>
        </w:rPr>
        <w:t xml:space="preserve"> berdasarkan kepentingan dan pengaruh, serta faktor pendukung dan penghambat yang ditemukan melalui wawancara dan FGD. Dengan demikian, isu strategis yang dihasilkan merupakan sintesis antara bukti kuantitatif, perspektif </w:t>
      </w:r>
      <w:r>
        <w:rPr>
          <w:b w:val="0"/>
          <w:bCs w:val="0"/>
          <w:i/>
          <w:lang w:val="en-ID"/>
        </w:rPr>
        <w:t>stakeholder</w:t>
      </w:r>
      <w:r>
        <w:rPr>
          <w:b w:val="0"/>
          <w:bCs w:val="0"/>
          <w:lang w:val="en-ID"/>
        </w:rPr>
        <w:t xml:space="preserve">, posisi dan peran </w:t>
      </w:r>
      <w:r>
        <w:rPr>
          <w:b w:val="0"/>
          <w:bCs w:val="0"/>
          <w:i/>
          <w:lang w:val="en-ID"/>
        </w:rPr>
        <w:t>stakeholder</w:t>
      </w:r>
      <w:r>
        <w:rPr>
          <w:b w:val="0"/>
          <w:bCs w:val="0"/>
          <w:lang w:val="en-ID"/>
        </w:rPr>
        <w:t>, serta temuan kualitatif yang relevan dengan kebutuhan kebijakan.</w:t>
      </w:r>
    </w:p>
    <w:p w14:paraId="497DFE65" w14:textId="77777777" w:rsidR="002E30B5" w:rsidRDefault="002E30B5">
      <w:pPr>
        <w:rPr>
          <w:b/>
          <w:bCs/>
        </w:rPr>
      </w:pPr>
      <w:r>
        <w:br w:type="page"/>
      </w:r>
    </w:p>
    <w:p w14:paraId="2EA1B3A5" w14:textId="31C76517" w:rsidR="00CA7DD2" w:rsidRPr="00782535" w:rsidRDefault="00E84AFE" w:rsidP="00CA7DD2">
      <w:pPr>
        <w:pStyle w:val="Heading2"/>
        <w:spacing w:before="0" w:after="120" w:line="360" w:lineRule="auto"/>
      </w:pPr>
      <w:r>
        <w:lastRenderedPageBreak/>
        <w:t xml:space="preserve">E. Hipotesis </w:t>
      </w:r>
    </w:p>
    <w:p w14:paraId="3B7E52FF" w14:textId="660BFA45" w:rsidR="005F3A77" w:rsidRPr="005F3A77" w:rsidRDefault="005F3A77" w:rsidP="005F3A77">
      <w:pPr>
        <w:spacing w:after="120" w:line="360" w:lineRule="auto"/>
        <w:ind w:firstLine="720"/>
        <w:jc w:val="both"/>
        <w:rPr>
          <w:lang w:val="en-ID"/>
        </w:rPr>
      </w:pPr>
      <w:r>
        <w:rPr>
          <w:lang w:val="en-ID"/>
        </w:rPr>
        <w:t xml:space="preserve">Berdasarkan kerangka pemikiran yang telah diuraikan, penelitian ini merumuskan tiga hipotesis yang diuji menggunakan data survei kuantitatif. Hipotesis pertama digunakan untuk menguji perbedaan persepsi antar kelompok </w:t>
      </w:r>
      <w:r>
        <w:rPr>
          <w:i/>
          <w:lang w:val="en-ID"/>
        </w:rPr>
        <w:t>stakeholder</w:t>
      </w:r>
      <w:r>
        <w:rPr>
          <w:lang w:val="en-ID"/>
        </w:rPr>
        <w:t xml:space="preserve">, hipotesis kedua digunakan untuk menguji perbedaan penilaian antar aspek pengelolaan perikanan berkelanjutan, sedangkan hipotesis ketiga digunakan untuk menguji hubungan antara tingkat dukungan </w:t>
      </w:r>
      <w:r>
        <w:rPr>
          <w:i/>
          <w:lang w:val="en-ID"/>
        </w:rPr>
        <w:t>stakeholder</w:t>
      </w:r>
      <w:r>
        <w:rPr>
          <w:lang w:val="en-ID"/>
        </w:rPr>
        <w:t xml:space="preserve"> dan intensitas partisipasi dalam pengambilan keputusan.</w:t>
      </w:r>
    </w:p>
    <w:p w14:paraId="7842CC9C" w14:textId="652A7C9C" w:rsidR="005F3A77" w:rsidRPr="005F3A77" w:rsidRDefault="005F3A77" w:rsidP="005F3A77">
      <w:pPr>
        <w:numPr>
          <w:ilvl w:val="0"/>
          <w:numId w:val="25"/>
        </w:numPr>
        <w:tabs>
          <w:tab w:val="clear" w:pos="720"/>
        </w:tabs>
        <w:spacing w:after="120" w:line="360" w:lineRule="auto"/>
        <w:ind w:left="378"/>
        <w:jc w:val="both"/>
        <w:rPr>
          <w:lang w:val="en-ID"/>
        </w:rPr>
      </w:pPr>
      <w:r>
        <w:rPr>
          <w:b/>
          <w:bCs/>
          <w:lang w:val="en-ID"/>
        </w:rPr>
        <w:t>H</w:t>
      </w:r>
      <w:r>
        <w:rPr>
          <w:b/>
          <w:bCs/>
          <w:vertAlign w:val="subscript"/>
          <w:lang w:val="en-ID"/>
        </w:rPr>
        <w:t>1</w:t>
      </w:r>
      <w:r>
        <w:rPr>
          <w:b/>
          <w:bCs/>
          <w:lang w:val="en-ID"/>
        </w:rPr>
        <w:t>:</w:t>
      </w:r>
      <w:r>
        <w:rPr>
          <w:lang w:val="en-ID"/>
        </w:rPr>
        <w:t xml:space="preserve"> Terdapat perbedaan persepsi yang signifikan antar kelompok </w:t>
      </w:r>
      <w:r>
        <w:rPr>
          <w:i/>
          <w:lang w:val="en-ID"/>
        </w:rPr>
        <w:t>stakeholder</w:t>
      </w:r>
      <w:r>
        <w:rPr>
          <w:lang w:val="en-ID"/>
        </w:rPr>
        <w:t xml:space="preserve"> terhadap pengelolaan perikanan tangkap berkelanjutan di Kota Cilegon.</w:t>
      </w:r>
    </w:p>
    <w:p w14:paraId="35B083EB" w14:textId="29C6CA81" w:rsidR="005F3A77" w:rsidRPr="005F3A77" w:rsidRDefault="005F3A77" w:rsidP="005F3A77">
      <w:pPr>
        <w:numPr>
          <w:ilvl w:val="0"/>
          <w:numId w:val="25"/>
        </w:numPr>
        <w:tabs>
          <w:tab w:val="clear" w:pos="720"/>
        </w:tabs>
        <w:spacing w:after="120" w:line="360" w:lineRule="auto"/>
        <w:ind w:left="378"/>
        <w:jc w:val="both"/>
        <w:rPr>
          <w:lang w:val="en-ID"/>
        </w:rPr>
      </w:pPr>
      <w:r>
        <w:rPr>
          <w:b/>
          <w:bCs/>
          <w:lang w:val="en-ID"/>
        </w:rPr>
        <w:t>H</w:t>
      </w:r>
      <w:r>
        <w:rPr>
          <w:b/>
          <w:bCs/>
          <w:vertAlign w:val="subscript"/>
          <w:lang w:val="en-ID"/>
        </w:rPr>
        <w:t>2</w:t>
      </w:r>
      <w:r>
        <w:rPr>
          <w:b/>
          <w:bCs/>
          <w:lang w:val="en-ID"/>
        </w:rPr>
        <w:t>:</w:t>
      </w:r>
      <w:r>
        <w:rPr>
          <w:lang w:val="en-ID"/>
        </w:rPr>
        <w:t xml:space="preserve"> Terdapat perbedaan yang signifikan dalam penilaian </w:t>
      </w:r>
      <w:r>
        <w:rPr>
          <w:i/>
          <w:lang w:val="en-ID"/>
        </w:rPr>
        <w:t>stakeholder</w:t>
      </w:r>
      <w:r>
        <w:rPr>
          <w:lang w:val="en-ID"/>
        </w:rPr>
        <w:t xml:space="preserve"> terhadap empat dimensi keberlanjutan pengelolaan perikanan tangkap dan aspek lintas-dimensi tata kelola (</w:t>
      </w:r>
      <w:r>
        <w:rPr>
          <w:i/>
          <w:iCs/>
          <w:lang w:val="en-ID"/>
        </w:rPr>
        <w:t>governance</w:t>
      </w:r>
      <w:r>
        <w:rPr>
          <w:lang w:val="en-ID"/>
        </w:rPr>
        <w:t>) di Kota Cilegon.</w:t>
      </w:r>
    </w:p>
    <w:p w14:paraId="4FC1A2F7" w14:textId="7D9C17D8" w:rsidR="005F3A77" w:rsidRPr="005F3A77" w:rsidRDefault="005F3A77" w:rsidP="005F3A77">
      <w:pPr>
        <w:numPr>
          <w:ilvl w:val="0"/>
          <w:numId w:val="25"/>
        </w:numPr>
        <w:tabs>
          <w:tab w:val="clear" w:pos="720"/>
        </w:tabs>
        <w:spacing w:after="120" w:line="360" w:lineRule="auto"/>
        <w:ind w:left="378"/>
        <w:jc w:val="both"/>
        <w:rPr>
          <w:lang w:val="en-ID"/>
        </w:rPr>
      </w:pPr>
      <w:r>
        <w:rPr>
          <w:b/>
          <w:bCs/>
          <w:lang w:val="en-ID"/>
        </w:rPr>
        <w:t>H</w:t>
      </w:r>
      <w:r>
        <w:rPr>
          <w:b/>
          <w:bCs/>
          <w:vertAlign w:val="subscript"/>
          <w:lang w:val="en-ID"/>
        </w:rPr>
        <w:t>3</w:t>
      </w:r>
      <w:r>
        <w:rPr>
          <w:b/>
          <w:bCs/>
          <w:lang w:val="en-ID"/>
        </w:rPr>
        <w:t>:</w:t>
      </w:r>
      <w:r>
        <w:rPr>
          <w:lang w:val="en-ID"/>
        </w:rPr>
        <w:t xml:space="preserve"> Terdapat hubungan positif yang signifikan antara tingkat dukungan </w:t>
      </w:r>
      <w:r>
        <w:rPr>
          <w:i/>
          <w:lang w:val="en-ID"/>
        </w:rPr>
        <w:t>stakeholder</w:t>
      </w:r>
      <w:r>
        <w:rPr>
          <w:lang w:val="en-ID"/>
        </w:rPr>
        <w:t xml:space="preserve"> terhadap pengelolaan perikanan tangkap berkelanjutan dan intensitas partisipasi mereka dalam pengambilan keputusan pengelolaan perikanan tangkap di Kota Cilegon.</w:t>
      </w:r>
    </w:p>
    <w:p w14:paraId="2219FC22" w14:textId="1BDA211A" w:rsidR="00202DBA" w:rsidRPr="00782535" w:rsidRDefault="00202DBA" w:rsidP="00CA7DD2">
      <w:pPr>
        <w:spacing w:after="120" w:line="360" w:lineRule="auto"/>
      </w:pPr>
      <w:r>
        <w:br w:type="page"/>
      </w:r>
    </w:p>
    <w:p w14:paraId="3020CF5C" w14:textId="1AE22154" w:rsidR="00202DBA" w:rsidRPr="00782535" w:rsidRDefault="00202DBA" w:rsidP="00C34B02">
      <w:pPr>
        <w:spacing w:line="360" w:lineRule="auto"/>
        <w:jc w:val="center"/>
        <w:rPr>
          <w:b/>
          <w:bCs/>
        </w:rPr>
      </w:pPr>
      <w:r>
        <w:rPr>
          <w:b/>
          <w:bCs/>
        </w:rPr>
        <w:lastRenderedPageBreak/>
        <w:t>BAB III METODE PENELITIAN</w:t>
      </w:r>
    </w:p>
    <w:p w14:paraId="75BFCE2A" w14:textId="77777777" w:rsidR="00202DBA" w:rsidRPr="00782535" w:rsidRDefault="00202DBA" w:rsidP="00090ACC">
      <w:pPr>
        <w:spacing w:line="360" w:lineRule="auto"/>
      </w:pPr>
    </w:p>
    <w:p w14:paraId="5A5527FA" w14:textId="6BCCAA01" w:rsidR="00202DBA" w:rsidRPr="00782535" w:rsidRDefault="00202DBA" w:rsidP="00C34B02">
      <w:pPr>
        <w:spacing w:line="360" w:lineRule="auto"/>
        <w:jc w:val="both"/>
        <w:rPr>
          <w:b/>
          <w:bCs/>
        </w:rPr>
      </w:pPr>
      <w:r>
        <w:rPr>
          <w:b/>
          <w:bCs/>
        </w:rPr>
        <w:t>A. Desain Penelitian</w:t>
      </w:r>
    </w:p>
    <w:p w14:paraId="7D35CC31" w14:textId="1BDCAF83" w:rsidR="00EF0F9B" w:rsidRPr="00782535" w:rsidRDefault="008204E7" w:rsidP="00C70C9E">
      <w:pPr>
        <w:spacing w:after="120" w:line="360" w:lineRule="auto"/>
        <w:ind w:firstLine="720"/>
        <w:jc w:val="both"/>
      </w:pPr>
      <w:r>
        <w:t>Penelitian ini menggunakan pendekatan campuran (</w:t>
      </w:r>
      <w:r>
        <w:rPr>
          <w:i/>
          <w:iCs/>
        </w:rPr>
        <w:t>mixed methods</w:t>
      </w:r>
      <w:r>
        <w:t xml:space="preserve">) yang mengintegrasikan metode kualitatif dan kuantitatif secara sekuensial-eksplanatori. Tahap pertama adalah pengumpulan dan analisis data kuantitatif melalui survei kuesioner untuk mengukur persepsi </w:t>
      </w:r>
      <w:r>
        <w:rPr>
          <w:i/>
        </w:rPr>
        <w:t>stakeholder</w:t>
      </w:r>
      <w:r>
        <w:t xml:space="preserve"> secara terstruktur, dilanjutkan dengan tahap kedua yaitu kualitatif berupa wawancara mendalam dan </w:t>
      </w:r>
      <w:r>
        <w:rPr>
          <w:i/>
          <w:iCs/>
        </w:rPr>
        <w:t>Focus Group Discussion</w:t>
      </w:r>
      <w:r>
        <w:t xml:space="preserve"> (FGD) guna menggali makna dan konteks di balik hasil kuantitatif. Tahap kualitatif digunakan untuk menjelaskan hasil kuantitatif, terutama temuan yang menunjukkan perbedaan persepsi, perbedaan penilaian antardimensi, atau hubungan antara dukungan dan keterlibatan </w:t>
      </w:r>
      <w:r>
        <w:rPr>
          <w:i/>
        </w:rPr>
        <w:t>stakeholder</w:t>
      </w:r>
      <w:r>
        <w:t>.</w:t>
      </w:r>
    </w:p>
    <w:p w14:paraId="5B5DACC0" w14:textId="2A494441" w:rsidR="00202DBA" w:rsidRPr="00782535" w:rsidRDefault="008204E7" w:rsidP="00C70C9E">
      <w:pPr>
        <w:spacing w:after="120" w:line="360" w:lineRule="auto"/>
        <w:ind w:firstLine="720"/>
        <w:jc w:val="both"/>
      </w:pPr>
      <w:r>
        <w:t xml:space="preserve">Pendekatan ini dipilih karena topik persepsi </w:t>
      </w:r>
      <w:r>
        <w:rPr>
          <w:i/>
        </w:rPr>
        <w:t>stakeholder</w:t>
      </w:r>
      <w:r>
        <w:t xml:space="preserve"> memerlukan kedalaman interpretasi yang tidak dapat sepenuhnya tertangkap melalui angka semata (Creswell &amp; Plano Clark, 2018). Sejalan dengan Aprian </w:t>
      </w:r>
      <w:r>
        <w:rPr>
          <w:i/>
        </w:rPr>
        <w:t>et al.</w:t>
      </w:r>
      <w:r>
        <w:t xml:space="preserve"> (2023) yang menggunakan kombinasi metode kualitatif jaringan kognitif dan survei untuk mengkaji persepsi </w:t>
      </w:r>
      <w:r>
        <w:rPr>
          <w:i/>
        </w:rPr>
        <w:t>stakeholder</w:t>
      </w:r>
      <w:r>
        <w:t xml:space="preserve"> perikanan di Indonesia, serta Kismartini </w:t>
      </w:r>
      <w:r>
        <w:rPr>
          <w:i/>
        </w:rPr>
        <w:t>et al.</w:t>
      </w:r>
      <w:r>
        <w:t xml:space="preserve"> (2023) yang menggabungkan wawancara mendalam dengan FGD dalam analisis </w:t>
      </w:r>
      <w:r>
        <w:rPr>
          <w:i/>
        </w:rPr>
        <w:t>stakeholder</w:t>
      </w:r>
      <w:r>
        <w:t xml:space="preserve"> pembangunan pesisir di Semarang, penelitian ini mengadopsi kerangka serupa yang disesuaikan dengan konteks pengelolaan perikanan di Kota Cilegon.</w:t>
      </w:r>
    </w:p>
    <w:p w14:paraId="57FA66B0" w14:textId="77777777" w:rsidR="008204E7" w:rsidRPr="00782535" w:rsidRDefault="008204E7" w:rsidP="00C34B02">
      <w:pPr>
        <w:spacing w:line="360" w:lineRule="auto"/>
        <w:jc w:val="both"/>
      </w:pPr>
    </w:p>
    <w:p w14:paraId="33B92854" w14:textId="2C33F8FA" w:rsidR="00202DBA" w:rsidRPr="00782535" w:rsidRDefault="00202DBA" w:rsidP="00C34B02">
      <w:pPr>
        <w:spacing w:line="360" w:lineRule="auto"/>
        <w:jc w:val="both"/>
        <w:rPr>
          <w:b/>
          <w:bCs/>
        </w:rPr>
      </w:pPr>
      <w:r>
        <w:rPr>
          <w:b/>
          <w:bCs/>
        </w:rPr>
        <w:t>B. Lokasi dan Waktu Penelitian</w:t>
      </w:r>
    </w:p>
    <w:p w14:paraId="6E8DD8CA" w14:textId="6E712F89" w:rsidR="00EF0F9B" w:rsidRPr="00782535" w:rsidRDefault="00EF0F9B" w:rsidP="00C70C9E">
      <w:pPr>
        <w:spacing w:after="120" w:line="360" w:lineRule="auto"/>
        <w:ind w:firstLine="720"/>
        <w:jc w:val="both"/>
      </w:pPr>
      <w:r>
        <w:t xml:space="preserve">Penelitian dilaksanakan di Kota Cilegon, Provinsi Banten, yang merupakan kota pesisir di ujung barat Pulau Jawa dengan komunitas nelayan tradisional yang masih aktif memanfaatkan sumber daya perikanan tangkap di beberapa titik garis pantainya. Lokasi penelitian difokuskan pada kawasan pesisir Kota Cilegon yang meliputi kecamatan pesisir (Pulomerak, Grogol, Citangkil, dan Ciwandan) serta kantor instansi terkait pengelolaan perikanan di lingkungan Pemerintah Kota Cilegon. </w:t>
      </w:r>
    </w:p>
    <w:p w14:paraId="5EF502D8" w14:textId="5462E162" w:rsidR="00202DBA" w:rsidRDefault="008D1A67" w:rsidP="00C70C9E">
      <w:pPr>
        <w:spacing w:after="120" w:line="360" w:lineRule="auto"/>
        <w:ind w:firstLine="720"/>
        <w:jc w:val="both"/>
      </w:pPr>
      <w:r>
        <w:t xml:space="preserve">Pemilihan lokasi didasarkan pada karakteristik Kota Cilegon sebagai kota pesisir dan kota industri, dengan aktivitas perikanan tangkap yang berlangsung berdampingan dengan pemanfaatan ruang serta aktivitas industri di kawasan pesisir. Meskipun kontribusi sektor Pertanian, Kehutanan, dan Perikanan terhadap struktur PDRB Kota </w:t>
      </w:r>
      <w:r>
        <w:lastRenderedPageBreak/>
        <w:t>Cilegon relatif kecil, yaitu sebesar 0,22% pada tahun 2025, sektor perikanan tetap memiliki arti penting bagi mata pencaharian sebagian masyarakat pesisir. Penelitian ini direncanakan berlangsung selama kurang lebih 3 bulan, dimulai pada bulan September 2026 yang mencakup tahap persiapan, pengumpulan data, analisis, dan penyusunan laporan.</w:t>
      </w:r>
    </w:p>
    <w:p w14:paraId="416AF148" w14:textId="77777777" w:rsidR="00D561D3" w:rsidRDefault="00D561D3" w:rsidP="00D561D3">
      <w:pPr>
        <w:spacing w:line="360" w:lineRule="auto"/>
        <w:jc w:val="center"/>
        <w:rPr>
          <w:b/>
          <w:bCs/>
        </w:rPr>
      </w:pPr>
      <w:r>
        <w:rPr>
          <w:noProof/>
        </w:rPr>
        <w:drawing>
          <wp:inline distT="0" distB="0" distL="0" distR="0" wp14:anchorId="14CB5938" wp14:editId="764D4E58">
            <wp:extent cx="5365750" cy="4738370"/>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5750" cy="4738370"/>
                    </a:xfrm>
                    <a:prstGeom prst="rect">
                      <a:avLst/>
                    </a:prstGeom>
                    <a:noFill/>
                    <a:ln>
                      <a:noFill/>
                    </a:ln>
                  </pic:spPr>
                </pic:pic>
              </a:graphicData>
            </a:graphic>
          </wp:inline>
        </w:drawing>
      </w:r>
    </w:p>
    <w:p w14:paraId="3EB73079" w14:textId="6EE5E4C8" w:rsidR="00D561D3" w:rsidRPr="00E6469C" w:rsidRDefault="00D561D3" w:rsidP="00D561D3">
      <w:pPr>
        <w:spacing w:line="360" w:lineRule="auto"/>
        <w:jc w:val="center"/>
        <w:rPr>
          <w:i/>
          <w:iCs/>
        </w:rPr>
      </w:pPr>
      <w:r>
        <w:rPr>
          <w:i/>
          <w:iCs/>
        </w:rPr>
        <w:t xml:space="preserve">Gambar 2.2. Peta </w:t>
      </w:r>
      <w:r w:rsidR="00A259A3">
        <w:rPr>
          <w:i/>
          <w:iCs/>
        </w:rPr>
        <w:t>Lokasi Penelitian (</w:t>
      </w:r>
      <w:r>
        <w:rPr>
          <w:i/>
          <w:iCs/>
        </w:rPr>
        <w:t>Kota Cilegon</w:t>
      </w:r>
      <w:r w:rsidR="00A259A3">
        <w:rPr>
          <w:i/>
          <w:iCs/>
        </w:rPr>
        <w:t xml:space="preserve">) </w:t>
      </w:r>
      <w:del w:id="351" w:author="Ridwan S" w:date="2026-10-03T08:12:00Z">
        <w:r w:rsidR="00A259A3" w:rsidDel="00A259A3">
          <w:rPr>
            <w:i/>
            <w:iCs/>
          </w:rPr>
          <w:delText xml:space="preserve">Dan </w:delText>
        </w:r>
      </w:del>
      <w:ins w:id="352" w:author="Ridwan S" w:date="2026-10-03T08:12:00Z">
        <w:r w:rsidR="00A259A3">
          <w:rPr>
            <w:i/>
            <w:iCs/>
          </w:rPr>
          <w:t xml:space="preserve">dan </w:t>
        </w:r>
      </w:ins>
      <w:r w:rsidR="00A259A3">
        <w:rPr>
          <w:i/>
          <w:iCs/>
        </w:rPr>
        <w:t xml:space="preserve">Titik Pangkalan Nelayan </w:t>
      </w:r>
    </w:p>
    <w:p w14:paraId="2F199EC1" w14:textId="77777777" w:rsidR="00EF0F9B" w:rsidRPr="00782535" w:rsidRDefault="00EF0F9B" w:rsidP="00C34B02">
      <w:pPr>
        <w:spacing w:line="360" w:lineRule="auto"/>
        <w:jc w:val="both"/>
      </w:pPr>
    </w:p>
    <w:p w14:paraId="787B0004" w14:textId="7D4B1BEA" w:rsidR="00202DBA" w:rsidRPr="00782535" w:rsidRDefault="00202DBA" w:rsidP="00C34B02">
      <w:pPr>
        <w:spacing w:line="360" w:lineRule="auto"/>
        <w:jc w:val="both"/>
        <w:rPr>
          <w:b/>
          <w:bCs/>
        </w:rPr>
      </w:pPr>
      <w:r>
        <w:rPr>
          <w:b/>
          <w:bCs/>
        </w:rPr>
        <w:t>C. Jenis dan Sumber Data</w:t>
      </w:r>
    </w:p>
    <w:p w14:paraId="1DF44C97" w14:textId="77777777" w:rsidR="00EF0F9B" w:rsidRPr="00EF0F9B" w:rsidRDefault="00EF0F9B" w:rsidP="00EF0F9B">
      <w:pPr>
        <w:spacing w:line="360" w:lineRule="auto"/>
        <w:jc w:val="both"/>
        <w:rPr>
          <w:lang w:val="en-ID"/>
        </w:rPr>
      </w:pPr>
      <w:r>
        <w:rPr>
          <w:lang w:val="en-ID"/>
        </w:rPr>
        <w:t>Penelitian ini menggunakan dua jenis data, yaitu:</w:t>
      </w:r>
    </w:p>
    <w:p w14:paraId="402AFCC5" w14:textId="77777777" w:rsidR="00EF0F9B" w:rsidRPr="00EF0F9B" w:rsidRDefault="00EF0F9B" w:rsidP="00EF0F9B">
      <w:pPr>
        <w:spacing w:line="360" w:lineRule="auto"/>
        <w:jc w:val="both"/>
        <w:rPr>
          <w:lang w:val="en-ID"/>
        </w:rPr>
      </w:pPr>
      <w:r>
        <w:rPr>
          <w:b/>
          <w:bCs/>
          <w:lang w:val="en-ID"/>
        </w:rPr>
        <w:t>1. Data Primer</w:t>
      </w:r>
    </w:p>
    <w:p w14:paraId="6B48465A" w14:textId="6BA4BD32" w:rsidR="008238F6" w:rsidRDefault="00A05C1A" w:rsidP="008238F6">
      <w:pPr>
        <w:spacing w:line="360" w:lineRule="auto"/>
        <w:ind w:firstLine="720"/>
        <w:jc w:val="both"/>
      </w:pPr>
      <w:r>
        <w:t>Data primer diperoleh langsung dari responden survei, 3 informan ahli, dan peserta FGD melalui kuesioner terstruktur, wawancara mendalam semi-terstruktur, serta FGD.</w:t>
      </w:r>
      <w:r>
        <w:rPr>
          <w:lang w:val="en-ID"/>
        </w:rPr>
        <w:t xml:space="preserve"> </w:t>
      </w:r>
      <w:r>
        <w:t xml:space="preserve">Data primer mencakup persepsi, tingkat dukungan, pengalaman, keterlibatan, </w:t>
      </w:r>
      <w:r>
        <w:lastRenderedPageBreak/>
        <w:t xml:space="preserve">kepentingan, dan pandangan </w:t>
      </w:r>
      <w:r>
        <w:rPr>
          <w:i/>
        </w:rPr>
        <w:t>stakeholder</w:t>
      </w:r>
      <w:r>
        <w:t xml:space="preserve"> terhadap kondisi pengelolaan perikanan saat ini, faktor pendukung dan penghambat keberlanjutan, serta rekomendasi kebijakan.</w:t>
      </w:r>
    </w:p>
    <w:p w14:paraId="650DAA76" w14:textId="6D51842B" w:rsidR="00EF0F9B" w:rsidRPr="00EF0F9B" w:rsidRDefault="00EF0F9B" w:rsidP="008238F6">
      <w:pPr>
        <w:spacing w:line="360" w:lineRule="auto"/>
        <w:jc w:val="both"/>
        <w:rPr>
          <w:lang w:val="en-ID"/>
        </w:rPr>
      </w:pPr>
      <w:r>
        <w:rPr>
          <w:b/>
          <w:bCs/>
          <w:lang w:val="en-ID"/>
        </w:rPr>
        <w:t>2. Data Sekunder</w:t>
      </w:r>
    </w:p>
    <w:p w14:paraId="585156EB" w14:textId="6676094C" w:rsidR="00EF0F9B" w:rsidRPr="00EF0F9B" w:rsidRDefault="00EF0F9B" w:rsidP="00C70C9E">
      <w:pPr>
        <w:spacing w:line="360" w:lineRule="auto"/>
        <w:ind w:firstLine="720"/>
        <w:jc w:val="both"/>
        <w:rPr>
          <w:lang w:val="en-ID"/>
        </w:rPr>
      </w:pPr>
      <w:r>
        <w:rPr>
          <w:lang w:val="en-ID"/>
        </w:rPr>
        <w:t>Data sekunder diperoleh dari dokumen resmi, laporan instansi, dan publikasi ilmiah, meliputi: (a) data statistik perikanan Kota Cilegon dari Dinas Ketahanan Pangan dan Pertanian (DKPP) Kota Cilegon; (b) data PDRB sektor pertanian, kehutanan, dan perikanan dari Badan Pusat Statistik Kota Cilegon; (c) dokumen kebijakan dan regulasi perikanan di tingkat nasional maupun daerah; serta (d) hasil penelitian dan jurnal ilmiah terkait pengelolaan perikanan tangkap berkelanjutan.</w:t>
      </w:r>
    </w:p>
    <w:p w14:paraId="0050A90D" w14:textId="77777777" w:rsidR="00202DBA" w:rsidRPr="00782535" w:rsidRDefault="00202DBA" w:rsidP="00C34B02">
      <w:pPr>
        <w:spacing w:line="360" w:lineRule="auto"/>
        <w:jc w:val="both"/>
      </w:pPr>
    </w:p>
    <w:p w14:paraId="317205A8" w14:textId="60170AD0" w:rsidR="00202DBA" w:rsidRPr="00782535" w:rsidRDefault="00202DBA" w:rsidP="00C34B02">
      <w:pPr>
        <w:spacing w:line="360" w:lineRule="auto"/>
        <w:jc w:val="both"/>
        <w:rPr>
          <w:b/>
          <w:bCs/>
        </w:rPr>
      </w:pPr>
      <w:r>
        <w:rPr>
          <w:b/>
          <w:bCs/>
        </w:rPr>
        <w:t>D. Populasi dan Sampel Penelitian</w:t>
      </w:r>
    </w:p>
    <w:p w14:paraId="32097CFA" w14:textId="53E02DBE" w:rsidR="004B1AF6" w:rsidRDefault="004B1AF6" w:rsidP="004B1AF6">
      <w:pPr>
        <w:spacing w:line="360" w:lineRule="auto"/>
        <w:ind w:firstLine="720"/>
        <w:jc w:val="both"/>
        <w:rPr>
          <w:ins w:id="353" w:author="Ridwan S" w:date="2026-10-02T15:21:00Z"/>
        </w:rPr>
      </w:pPr>
      <w:r>
        <w:rPr>
          <w:lang w:val="en-ID"/>
        </w:rPr>
        <w:t xml:space="preserve">Populasi penelitian mencakup seluruh </w:t>
      </w:r>
      <w:r>
        <w:rPr>
          <w:i/>
          <w:lang w:val="en-ID"/>
        </w:rPr>
        <w:t>stakeholder</w:t>
      </w:r>
      <w:r>
        <w:rPr>
          <w:lang w:val="en-ID"/>
        </w:rPr>
        <w:t xml:space="preserve"> yang terlibat, memiliki kepentingan, atau terdampak oleh pengelolaan perikanan tangkap berkelanjutan di Kota Cilegon. Berdasarkan pemetaan awal </w:t>
      </w:r>
      <w:r>
        <w:rPr>
          <w:i/>
          <w:lang w:val="en-ID"/>
        </w:rPr>
        <w:t>stakeholder</w:t>
      </w:r>
      <w:r>
        <w:rPr>
          <w:lang w:val="en-ID"/>
        </w:rPr>
        <w:t xml:space="preserve"> basis data sekunder tahun 2025, terdapat 58 Kelompok Usaha Bersama (KUB) nelayan, 723 nelayan (jumlah yang terdaftar aplikasi KUSUKA), 13 kelurahan pesisir, 4 kecamatan pesisir, 1 perguruan tinggi, 1 organisasi profesi nelayan, </w:t>
      </w:r>
      <w:r>
        <w:t>10 perusahaan besar atau industri di kawasan pesisir yang berpotensi berkaitan dengan pemanfaatan ruang pesisir, kualitas lingkungan, dan aktivitas masyarakat perikanan.</w:t>
      </w:r>
      <w:r>
        <w:rPr>
          <w:lang w:val="en-ID"/>
        </w:rPr>
        <w:t xml:space="preserve"> Selain itu ada </w:t>
      </w:r>
      <w:r>
        <w:t>unsur pemerintah daerah yang terdiri atas 3 OPD terkait yaitu DKPP (Dinas Ketahanan Pangan dan Pertanian) yang meliputi pejabat struktural, staf perikanan, dan penyuluh perikanan yang memiliki keterlibatan dalam pengelolaan perikanan dan kawasan pesisir, BAPPERIDA (Badan Perencanaan Pembangunan, Riset, dan Inovasi Daerah), dan DLH (Dinas Lingkungan Hidup).</w:t>
      </w:r>
    </w:p>
    <w:p w14:paraId="5A47B095" w14:textId="52376ECC" w:rsidR="004A7A60" w:rsidRPr="004B1AF6" w:rsidDel="004A7A60" w:rsidRDefault="004A7A60" w:rsidP="004B1AF6">
      <w:pPr>
        <w:spacing w:line="360" w:lineRule="auto"/>
        <w:ind w:firstLine="720"/>
        <w:jc w:val="both"/>
        <w:rPr>
          <w:del w:id="354" w:author="Ridwan S" w:date="2026-10-02T15:21:00Z"/>
          <w:lang w:val="en-ID"/>
        </w:rPr>
      </w:pPr>
      <w:moveToRangeStart w:id="355" w:author="Ridwan S" w:date="2026-10-02T15:21:00Z" w:name="move241846887"/>
      <w:ins w:id="356" w:author="Ridwan S" w:date="2026-10-02T15:21:00Z">
        <w:r w:rsidRPr="004A7A60">
          <w:rPr>
            <w:lang w:val="en-ID"/>
          </w:rPr>
          <w:t xml:space="preserve">Mengacu pada kerangka analisis </w:t>
        </w:r>
        <w:r w:rsidRPr="004A7A60">
          <w:rPr>
            <w:i/>
            <w:lang w:val="en-ID"/>
          </w:rPr>
          <w:t>stakeholder</w:t>
        </w:r>
        <w:r w:rsidRPr="004A7A60">
          <w:rPr>
            <w:lang w:val="en-ID"/>
          </w:rPr>
          <w:t xml:space="preserve"> Freeman (1984) yang dikembangkan lebih lanjut oleh Kismartini </w:t>
        </w:r>
        <w:r w:rsidRPr="004A7A60">
          <w:rPr>
            <w:i/>
            <w:lang w:val="en-ID"/>
          </w:rPr>
          <w:t>et al.</w:t>
        </w:r>
        <w:r w:rsidRPr="004A7A60">
          <w:rPr>
            <w:lang w:val="en-ID"/>
          </w:rPr>
          <w:t xml:space="preserve"> (2023), </w:t>
        </w:r>
        <w:r w:rsidRPr="004A7A60">
          <w:rPr>
            <w:i/>
            <w:lang w:val="en-ID"/>
          </w:rPr>
          <w:t>stakeholder</w:t>
        </w:r>
        <w:r w:rsidRPr="004A7A60">
          <w:rPr>
            <w:lang w:val="en-ID"/>
          </w:rPr>
          <w:t xml:space="preserve"> penelitian </w:t>
        </w:r>
        <w:r w:rsidR="00451835">
          <w:rPr>
            <w:lang w:val="en-ID"/>
          </w:rPr>
          <w:t>dikategori</w:t>
        </w:r>
      </w:ins>
      <w:ins w:id="357" w:author="Ridwan S" w:date="2026-10-02T15:22:00Z">
        <w:r w:rsidR="00451835">
          <w:rPr>
            <w:lang w:val="en-ID"/>
          </w:rPr>
          <w:t>kan</w:t>
        </w:r>
      </w:ins>
      <w:ins w:id="358" w:author="Ridwan S" w:date="2026-10-02T15:21:00Z">
        <w:r w:rsidRPr="004A7A60">
          <w:rPr>
            <w:lang w:val="en-ID"/>
          </w:rPr>
          <w:t xml:space="preserve"> ke dalam lima </w:t>
        </w:r>
      </w:ins>
      <w:ins w:id="359" w:author="Ridwan S" w:date="2026-10-02T15:22:00Z">
        <w:r w:rsidR="00451835">
          <w:rPr>
            <w:lang w:val="en-ID"/>
          </w:rPr>
          <w:t>kelompok</w:t>
        </w:r>
      </w:ins>
      <w:ins w:id="360" w:author="Ridwan S" w:date="2026-10-02T15:21:00Z">
        <w:r w:rsidRPr="004A7A60">
          <w:rPr>
            <w:lang w:val="en-ID"/>
          </w:rPr>
          <w:t xml:space="preserve"> sebagaimana disajikan pada Tabel 3.1</w:t>
        </w:r>
        <w:r>
          <w:rPr>
            <w:lang w:val="en-ID"/>
          </w:rPr>
          <w:t>.</w:t>
        </w:r>
      </w:ins>
      <w:moveToRangeEnd w:id="355"/>
    </w:p>
    <w:p w14:paraId="134157D7" w14:textId="5B7A8EE3" w:rsidR="00AE0984" w:rsidRDefault="004A7A60">
      <w:pPr>
        <w:spacing w:line="360" w:lineRule="auto"/>
        <w:ind w:firstLine="720"/>
        <w:jc w:val="both"/>
        <w:rPr>
          <w:ins w:id="361" w:author="Ridwan S" w:date="2026-10-02T15:16:00Z"/>
        </w:rPr>
        <w:pPrChange w:id="362" w:author="Ridwan S" w:date="2026-10-02T15:21:00Z">
          <w:pPr>
            <w:spacing w:after="120" w:line="360" w:lineRule="auto"/>
            <w:ind w:firstLine="720"/>
            <w:jc w:val="both"/>
          </w:pPr>
        </w:pPrChange>
      </w:pPr>
      <w:ins w:id="363" w:author="Ridwan S" w:date="2026-10-02T15:21:00Z">
        <w:r>
          <w:t xml:space="preserve"> </w:t>
        </w:r>
      </w:ins>
      <w:ins w:id="364" w:author="Ridwan S" w:date="2026-09-30T08:00:00Z">
        <w:r w:rsidR="00D732EB">
          <w:t xml:space="preserve">Pemilihan </w:t>
        </w:r>
      </w:ins>
      <w:ins w:id="365" w:author="Ridwan S" w:date="2026-10-02T15:14:00Z">
        <w:r w:rsidR="00AE0984">
          <w:t>5</w:t>
        </w:r>
      </w:ins>
      <w:ins w:id="366" w:author="Ridwan S" w:date="2026-09-30T08:00:00Z">
        <w:r w:rsidR="00D732EB">
          <w:t xml:space="preserve"> kelompok </w:t>
        </w:r>
        <w:r w:rsidR="00D732EB">
          <w:rPr>
            <w:i/>
            <w:iCs/>
          </w:rPr>
          <w:t>stakeholder</w:t>
        </w:r>
        <w:r w:rsidR="00D732EB">
          <w:t xml:space="preserve"> </w:t>
        </w:r>
      </w:ins>
      <w:ins w:id="367" w:author="Ridwan S" w:date="2026-10-02T15:22:00Z">
        <w:r w:rsidR="005A278B">
          <w:t>itu</w:t>
        </w:r>
        <w:r w:rsidR="00307ABF">
          <w:t xml:space="preserve"> </w:t>
        </w:r>
      </w:ins>
      <w:ins w:id="368" w:author="Ridwan S" w:date="2026-09-30T08:00:00Z">
        <w:r w:rsidR="00D732EB">
          <w:t xml:space="preserve">didasarkan pada </w:t>
        </w:r>
      </w:ins>
      <w:ins w:id="369" w:author="Ridwan S" w:date="2026-10-02T15:14:00Z">
        <w:r w:rsidR="00AE0984">
          <w:t>3</w:t>
        </w:r>
      </w:ins>
      <w:ins w:id="370" w:author="Ridwan S" w:date="2026-09-30T08:00:00Z">
        <w:r w:rsidR="00D732EB">
          <w:t xml:space="preserve"> pertimbangan</w:t>
        </w:r>
      </w:ins>
      <w:ins w:id="371" w:author="Ridwan S" w:date="2026-10-02T15:15:00Z">
        <w:r w:rsidR="00AE0984">
          <w:t xml:space="preserve"> berikut:</w:t>
        </w:r>
      </w:ins>
    </w:p>
    <w:p w14:paraId="26045BFF" w14:textId="5CB6F4BD" w:rsidR="00AE0984" w:rsidRDefault="00AE0984">
      <w:pPr>
        <w:pStyle w:val="ListParagraph"/>
        <w:numPr>
          <w:ilvl w:val="0"/>
          <w:numId w:val="38"/>
        </w:numPr>
        <w:spacing w:before="120" w:after="120" w:line="360" w:lineRule="auto"/>
        <w:ind w:left="425" w:hanging="357"/>
        <w:jc w:val="both"/>
        <w:rPr>
          <w:ins w:id="372" w:author="Ridwan S" w:date="2026-10-02T15:16:00Z"/>
        </w:rPr>
        <w:pPrChange w:id="373" w:author="Ridwan S" w:date="2026-10-02T15:22:00Z">
          <w:pPr>
            <w:spacing w:after="120" w:line="360" w:lineRule="auto"/>
            <w:ind w:firstLine="720"/>
            <w:jc w:val="both"/>
          </w:pPr>
        </w:pPrChange>
      </w:pPr>
      <w:ins w:id="374" w:author="Ridwan S" w:date="2026-10-02T15:16:00Z">
        <w:r>
          <w:t>D</w:t>
        </w:r>
      </w:ins>
      <w:ins w:id="375" w:author="Ridwan S" w:date="2026-09-30T08:00:00Z">
        <w:r w:rsidR="00D732EB">
          <w:t>efinisi Freeman (1984) yang mencakup pihak yang dapat memengaruhi atau dipengaruhi oleh pengelolaan perikanan tangkap.</w:t>
        </w:r>
      </w:ins>
    </w:p>
    <w:p w14:paraId="65076F82" w14:textId="6496A76D" w:rsidR="00AE0984" w:rsidRDefault="00AE0984" w:rsidP="00AE0984">
      <w:pPr>
        <w:pStyle w:val="ListParagraph"/>
        <w:numPr>
          <w:ilvl w:val="0"/>
          <w:numId w:val="38"/>
        </w:numPr>
        <w:spacing w:after="120" w:line="360" w:lineRule="auto"/>
        <w:ind w:left="426"/>
        <w:jc w:val="both"/>
        <w:rPr>
          <w:ins w:id="376" w:author="Ridwan S" w:date="2026-10-02T15:17:00Z"/>
        </w:rPr>
      </w:pPr>
      <w:ins w:id="377" w:author="Ridwan S" w:date="2026-10-02T15:16:00Z">
        <w:r>
          <w:t>A</w:t>
        </w:r>
      </w:ins>
      <w:ins w:id="378" w:author="Ridwan S" w:date="2026-09-30T08:00:00Z">
        <w:r w:rsidR="00D732EB">
          <w:t xml:space="preserve">tribut kekuasaan, legitimasi, dan urgensi (Mitchell </w:t>
        </w:r>
        <w:r w:rsidR="00D732EB" w:rsidRPr="00AE0984">
          <w:rPr>
            <w:i/>
            <w:iCs/>
          </w:rPr>
          <w:t>et al.</w:t>
        </w:r>
        <w:r w:rsidR="00D732EB">
          <w:t xml:space="preserve">, 1997) serta tahapan identifikasi dan kategorisasi (Reed </w:t>
        </w:r>
        <w:r w:rsidR="00D732EB" w:rsidRPr="00AE0984">
          <w:rPr>
            <w:i/>
            <w:iCs/>
          </w:rPr>
          <w:t>et al.</w:t>
        </w:r>
        <w:r w:rsidR="00D732EB">
          <w:t>, 2009)</w:t>
        </w:r>
      </w:ins>
      <w:ins w:id="379" w:author="Ridwan S" w:date="2026-10-02T15:18:00Z">
        <w:r w:rsidR="00495F8A">
          <w:t xml:space="preserve">, berikut </w:t>
        </w:r>
        <w:r w:rsidR="00F02D88">
          <w:t>uraiannya</w:t>
        </w:r>
      </w:ins>
      <w:ins w:id="380" w:author="Ridwan S" w:date="2026-09-30T08:00:00Z">
        <w:r w:rsidR="00D732EB">
          <w:t xml:space="preserve">: </w:t>
        </w:r>
      </w:ins>
    </w:p>
    <w:p w14:paraId="668DFF4E" w14:textId="4882B6F5" w:rsidR="00AE0984" w:rsidRDefault="009C7B86">
      <w:pPr>
        <w:pStyle w:val="ListParagraph"/>
        <w:numPr>
          <w:ilvl w:val="0"/>
          <w:numId w:val="39"/>
        </w:numPr>
        <w:spacing w:line="360" w:lineRule="auto"/>
        <w:ind w:left="822" w:hanging="357"/>
        <w:jc w:val="both"/>
        <w:rPr>
          <w:ins w:id="381" w:author="Ridwan S" w:date="2026-10-02T15:17:00Z"/>
        </w:rPr>
        <w:pPrChange w:id="382" w:author="Ridwan S" w:date="2026-10-02T15:22:00Z">
          <w:pPr>
            <w:pStyle w:val="ListParagraph"/>
            <w:numPr>
              <w:numId w:val="38"/>
            </w:numPr>
            <w:spacing w:after="120" w:line="360" w:lineRule="auto"/>
            <w:ind w:left="426" w:hanging="360"/>
            <w:jc w:val="both"/>
          </w:pPr>
        </w:pPrChange>
      </w:pPr>
      <w:ins w:id="383" w:author="Ridwan S" w:date="2026-10-02T15:19:00Z">
        <w:r>
          <w:lastRenderedPageBreak/>
          <w:t>P</w:t>
        </w:r>
      </w:ins>
      <w:ins w:id="384" w:author="Ridwan S" w:date="2026-09-30T08:00:00Z">
        <w:r w:rsidR="00D732EB">
          <w:t xml:space="preserve">emerintah daerah memiliki kewenangan formal sebagai regulator, perencana, dan pembina; </w:t>
        </w:r>
      </w:ins>
    </w:p>
    <w:p w14:paraId="38D7285B" w14:textId="0DF56405" w:rsidR="00AE0984" w:rsidRDefault="009C7B86">
      <w:pPr>
        <w:pStyle w:val="ListParagraph"/>
        <w:numPr>
          <w:ilvl w:val="0"/>
          <w:numId w:val="39"/>
        </w:numPr>
        <w:spacing w:line="360" w:lineRule="auto"/>
        <w:ind w:left="822" w:hanging="357"/>
        <w:jc w:val="both"/>
        <w:rPr>
          <w:ins w:id="385" w:author="Ridwan S" w:date="2026-10-02T15:17:00Z"/>
        </w:rPr>
        <w:pPrChange w:id="386" w:author="Ridwan S" w:date="2026-10-02T15:22:00Z">
          <w:pPr>
            <w:pStyle w:val="ListParagraph"/>
            <w:numPr>
              <w:numId w:val="38"/>
            </w:numPr>
            <w:spacing w:after="120" w:line="360" w:lineRule="auto"/>
            <w:ind w:left="426" w:hanging="360"/>
            <w:jc w:val="both"/>
          </w:pPr>
        </w:pPrChange>
      </w:pPr>
      <w:ins w:id="387" w:author="Ridwan S" w:date="2026-10-02T15:19:00Z">
        <w:r>
          <w:t>P</w:t>
        </w:r>
      </w:ins>
      <w:ins w:id="388" w:author="Ridwan S" w:date="2026-09-30T08:00:00Z">
        <w:r w:rsidR="00D732EB">
          <w:t xml:space="preserve">elaku usaha perikanan tangkap merupakan pengguna langsung sumber daya yang paling terdampak kebijakan; </w:t>
        </w:r>
      </w:ins>
    </w:p>
    <w:p w14:paraId="354AAA9B" w14:textId="296A06FB" w:rsidR="00AE0984" w:rsidRDefault="009C7B86">
      <w:pPr>
        <w:pStyle w:val="ListParagraph"/>
        <w:numPr>
          <w:ilvl w:val="0"/>
          <w:numId w:val="39"/>
        </w:numPr>
        <w:spacing w:line="360" w:lineRule="auto"/>
        <w:ind w:left="822" w:hanging="357"/>
        <w:jc w:val="both"/>
        <w:rPr>
          <w:ins w:id="389" w:author="Ridwan S" w:date="2026-10-02T15:17:00Z"/>
        </w:rPr>
        <w:pPrChange w:id="390" w:author="Ridwan S" w:date="2026-10-02T15:22:00Z">
          <w:pPr>
            <w:pStyle w:val="ListParagraph"/>
            <w:numPr>
              <w:numId w:val="38"/>
            </w:numPr>
            <w:spacing w:after="120" w:line="360" w:lineRule="auto"/>
            <w:ind w:left="426" w:hanging="360"/>
            <w:jc w:val="both"/>
          </w:pPr>
        </w:pPrChange>
      </w:pPr>
      <w:ins w:id="391" w:author="Ridwan S" w:date="2026-10-02T15:19:00Z">
        <w:r>
          <w:t>M</w:t>
        </w:r>
      </w:ins>
      <w:ins w:id="392" w:author="Ridwan S" w:date="2026-09-30T08:00:00Z">
        <w:r w:rsidR="00D732EB">
          <w:t xml:space="preserve">asyarakat pesisir bergantung pada ruang dan sumber daya pesisir; </w:t>
        </w:r>
      </w:ins>
    </w:p>
    <w:p w14:paraId="1C84214B" w14:textId="3DCB1396" w:rsidR="00AE0984" w:rsidRDefault="009C7B86">
      <w:pPr>
        <w:pStyle w:val="ListParagraph"/>
        <w:numPr>
          <w:ilvl w:val="0"/>
          <w:numId w:val="39"/>
        </w:numPr>
        <w:spacing w:line="360" w:lineRule="auto"/>
        <w:ind w:left="822" w:hanging="357"/>
        <w:jc w:val="both"/>
        <w:rPr>
          <w:ins w:id="393" w:author="Ridwan S" w:date="2026-10-02T15:17:00Z"/>
        </w:rPr>
        <w:pPrChange w:id="394" w:author="Ridwan S" w:date="2026-10-02T15:22:00Z">
          <w:pPr>
            <w:pStyle w:val="ListParagraph"/>
            <w:numPr>
              <w:numId w:val="38"/>
            </w:numPr>
            <w:spacing w:after="120" w:line="360" w:lineRule="auto"/>
            <w:ind w:left="426" w:hanging="360"/>
            <w:jc w:val="both"/>
          </w:pPr>
        </w:pPrChange>
      </w:pPr>
      <w:ins w:id="395" w:author="Ridwan S" w:date="2026-10-02T15:19:00Z">
        <w:r>
          <w:t>A</w:t>
        </w:r>
      </w:ins>
      <w:ins w:id="396" w:author="Ridwan S" w:date="2026-09-30T08:00:00Z">
        <w:r w:rsidR="00D732EB">
          <w:t xml:space="preserve">kademisi dan organisasi nelayan berperan sebagai penyedia pengetahuan dan penyalur aspirasi nelayan; </w:t>
        </w:r>
      </w:ins>
    </w:p>
    <w:p w14:paraId="4B94571F" w14:textId="37949EF8" w:rsidR="00AE0984" w:rsidRDefault="009C7B86">
      <w:pPr>
        <w:pStyle w:val="ListParagraph"/>
        <w:numPr>
          <w:ilvl w:val="0"/>
          <w:numId w:val="39"/>
        </w:numPr>
        <w:spacing w:line="360" w:lineRule="auto"/>
        <w:ind w:left="822" w:hanging="357"/>
        <w:jc w:val="both"/>
        <w:rPr>
          <w:ins w:id="397" w:author="Ridwan S" w:date="2026-10-02T15:16:00Z"/>
        </w:rPr>
        <w:pPrChange w:id="398" w:author="Ridwan S" w:date="2026-10-02T15:22:00Z">
          <w:pPr>
            <w:spacing w:after="120" w:line="360" w:lineRule="auto"/>
            <w:ind w:firstLine="720"/>
            <w:jc w:val="both"/>
          </w:pPr>
        </w:pPrChange>
      </w:pPr>
      <w:ins w:id="399" w:author="Ridwan S" w:date="2026-10-02T15:19:00Z">
        <w:r>
          <w:t>I</w:t>
        </w:r>
      </w:ins>
      <w:ins w:id="400" w:author="Ridwan S" w:date="2026-09-30T08:00:00Z">
        <w:r w:rsidR="00D732EB">
          <w:t xml:space="preserve">ndustri pesisir merupakan pengguna ruang laut yang aktivitasnya memengaruhi kondisi perairan dan ruang tangkap nelayan. </w:t>
        </w:r>
      </w:ins>
    </w:p>
    <w:p w14:paraId="73DF150E" w14:textId="6AD26675" w:rsidR="002357EC" w:rsidRDefault="005855EB">
      <w:pPr>
        <w:pStyle w:val="ListParagraph"/>
        <w:numPr>
          <w:ilvl w:val="0"/>
          <w:numId w:val="38"/>
        </w:numPr>
        <w:spacing w:after="120" w:line="360" w:lineRule="auto"/>
        <w:ind w:left="426"/>
        <w:jc w:val="both"/>
        <w:rPr>
          <w:ins w:id="401" w:author="Ridwan S" w:date="2026-09-30T08:00:00Z"/>
        </w:rPr>
        <w:pPrChange w:id="402" w:author="Ridwan S" w:date="2026-10-02T15:16:00Z">
          <w:pPr>
            <w:spacing w:after="120" w:line="360" w:lineRule="auto"/>
            <w:ind w:firstLine="720"/>
            <w:jc w:val="both"/>
          </w:pPr>
        </w:pPrChange>
      </w:pPr>
      <w:ins w:id="403" w:author="Ridwan S" w:date="2026-10-02T15:20:00Z">
        <w:r>
          <w:t>Aspek</w:t>
        </w:r>
      </w:ins>
      <w:ins w:id="404" w:author="Ridwan S" w:date="2026-10-02T15:19:00Z">
        <w:r w:rsidR="00A350D1">
          <w:t xml:space="preserve"> k</w:t>
        </w:r>
      </w:ins>
      <w:ins w:id="405" w:author="Ridwan S" w:date="2026-09-30T08:00:00Z">
        <w:r w:rsidR="00D732EB">
          <w:t>eterjangkauan kelompok tersebut di lokasi penelitian. Pihak di luar kelima kelompok, seperti instansi tingkat provinsi atau pusat, berada di luar batas penelitian yang difokuskan pada tingkat Kota Cilegon.</w:t>
        </w:r>
      </w:ins>
    </w:p>
    <w:p w14:paraId="310C4F8C" w14:textId="14E297A4" w:rsidR="004B1AF6" w:rsidRPr="004B1AF6" w:rsidDel="004A7A60" w:rsidRDefault="004B1AF6" w:rsidP="00871B15">
      <w:pPr>
        <w:spacing w:before="120" w:line="360" w:lineRule="auto"/>
        <w:ind w:firstLine="720"/>
        <w:jc w:val="both"/>
        <w:rPr>
          <w:moveFrom w:id="406" w:author="Ridwan S" w:date="2026-10-02T15:21:00Z"/>
          <w:lang w:val="en-ID"/>
        </w:rPr>
      </w:pPr>
      <w:moveFromRangeStart w:id="407" w:author="Ridwan S" w:date="2026-10-02T15:21:00Z" w:name="move241846887"/>
      <w:moveFrom w:id="408" w:author="Ridwan S" w:date="2026-10-02T15:21:00Z">
        <w:r w:rsidDel="004A7A60">
          <w:rPr>
            <w:lang w:val="en-ID"/>
          </w:rPr>
          <w:t xml:space="preserve">Mengacu pada kerangka analisis </w:t>
        </w:r>
        <w:r w:rsidDel="004A7A60">
          <w:rPr>
            <w:i/>
            <w:lang w:val="en-ID"/>
          </w:rPr>
          <w:t>stakeholder</w:t>
        </w:r>
        <w:r w:rsidDel="004A7A60">
          <w:rPr>
            <w:lang w:val="en-ID"/>
          </w:rPr>
          <w:t xml:space="preserve"> Freeman (1984) yang dikembangkan lebih lanjut oleh Kismartini </w:t>
        </w:r>
        <w:r w:rsidDel="004A7A60">
          <w:rPr>
            <w:i/>
            <w:lang w:val="en-ID"/>
          </w:rPr>
          <w:t>et al.</w:t>
        </w:r>
        <w:r w:rsidDel="004A7A60">
          <w:rPr>
            <w:lang w:val="en-ID"/>
          </w:rPr>
          <w:t xml:space="preserve"> (2023), </w:t>
        </w:r>
        <w:r w:rsidDel="004A7A60">
          <w:rPr>
            <w:i/>
            <w:lang w:val="en-ID"/>
          </w:rPr>
          <w:t>stakeholder</w:t>
        </w:r>
        <w:r w:rsidDel="004A7A60">
          <w:rPr>
            <w:lang w:val="en-ID"/>
          </w:rPr>
          <w:t xml:space="preserve"> penelitian dikelompokkan ke dalam lima kategori sebagaimana disajikan pada Tabel 3.1 sebagai berikut:</w:t>
        </w:r>
      </w:moveFrom>
    </w:p>
    <w:p w14:paraId="3274D2B5" w14:textId="064F9BED" w:rsidR="006934BC" w:rsidRPr="006934BC" w:rsidRDefault="006934BC" w:rsidP="006934BC">
      <w:pPr>
        <w:spacing w:before="120" w:after="120" w:line="360" w:lineRule="auto"/>
        <w:ind w:firstLine="720"/>
      </w:pPr>
      <w:bookmarkStart w:id="409" w:name="_Hlk241444283"/>
      <w:moveFromRangeEnd w:id="407"/>
      <w:commentRangeStart w:id="410"/>
      <w:commentRangeStart w:id="411"/>
      <w:r>
        <w:rPr>
          <w:i/>
          <w:iCs/>
        </w:rPr>
        <w:t>Tabel 3.1 Distribusi Sampel dan Informan Berdasarkan Kelompok Stakeholder</w:t>
      </w:r>
      <w:commentRangeEnd w:id="410"/>
      <w:commentRangeEnd w:id="411"/>
      <w:r>
        <w:rPr>
          <w:rStyle w:val="CommentReference"/>
          <w:sz w:val="24"/>
          <w:szCs w:val="24"/>
        </w:rPr>
        <w:commentReference w:id="410"/>
      </w:r>
      <w:r>
        <w:rPr>
          <w:rStyle w:val="CommentReference"/>
        </w:rPr>
        <w:commentReference w:id="411"/>
      </w:r>
    </w:p>
    <w:tbl>
      <w:tblPr>
        <w:tblW w:w="8502" w:type="dxa"/>
        <w:tblBorders>
          <w:top w:val="single" w:sz="2" w:space="0" w:color="AAAAAA"/>
          <w:bottom w:val="single" w:sz="2" w:space="0" w:color="AAAAAA"/>
          <w:insideH w:val="single" w:sz="2" w:space="0" w:color="AAAAAA"/>
        </w:tblBorders>
        <w:tblCellMar>
          <w:left w:w="10" w:type="dxa"/>
          <w:right w:w="10" w:type="dxa"/>
        </w:tblCellMar>
        <w:tblLook w:val="04A0" w:firstRow="1" w:lastRow="0" w:firstColumn="1" w:lastColumn="0" w:noHBand="0" w:noVBand="1"/>
        <w:tblPrChange w:id="412" w:author="Ridwan S" w:date="2026-10-02T15:28:00Z">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594"/>
        <w:gridCol w:w="2443"/>
        <w:gridCol w:w="4091"/>
        <w:gridCol w:w="1374"/>
        <w:tblGridChange w:id="413">
          <w:tblGrid>
            <w:gridCol w:w="594"/>
            <w:gridCol w:w="2443"/>
            <w:gridCol w:w="4091"/>
            <w:gridCol w:w="1374"/>
          </w:tblGrid>
        </w:tblGridChange>
      </w:tblGrid>
      <w:tr w:rsidR="00782535" w:rsidRPr="00782535" w14:paraId="7F0DBEA1" w14:textId="77777777" w:rsidTr="007954AB">
        <w:tc>
          <w:tcPr>
            <w:tcW w:w="594" w:type="dxa"/>
            <w:shd w:val="clear" w:color="auto" w:fill="FFE599" w:themeFill="accent4" w:themeFillTint="66"/>
            <w:tcMar>
              <w:top w:w="80" w:type="dxa"/>
              <w:left w:w="120" w:type="dxa"/>
              <w:bottom w:w="80" w:type="dxa"/>
              <w:right w:w="120" w:type="dxa"/>
            </w:tcMar>
            <w:tcPrChange w:id="414" w:author="Ridwan S" w:date="2026-10-02T15:28:00Z">
              <w:tcPr>
                <w:tcW w:w="594"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bookmarkEnd w:id="409"/>
          <w:p w14:paraId="134903D7" w14:textId="77777777" w:rsidR="00202DBA" w:rsidRPr="00782535" w:rsidRDefault="00202DBA" w:rsidP="00AB5DBA">
            <w:pPr>
              <w:jc w:val="center"/>
            </w:pPr>
            <w:r>
              <w:rPr>
                <w:b/>
                <w:bCs/>
              </w:rPr>
              <w:t>No.</w:t>
            </w:r>
          </w:p>
        </w:tc>
        <w:tc>
          <w:tcPr>
            <w:tcW w:w="2443" w:type="dxa"/>
            <w:shd w:val="clear" w:color="auto" w:fill="FFE599" w:themeFill="accent4" w:themeFillTint="66"/>
            <w:tcMar>
              <w:top w:w="80" w:type="dxa"/>
              <w:left w:w="120" w:type="dxa"/>
              <w:bottom w:w="80" w:type="dxa"/>
              <w:right w:w="120" w:type="dxa"/>
            </w:tcMar>
            <w:tcPrChange w:id="415" w:author="Ridwan S" w:date="2026-10-02T15:28:00Z">
              <w:tcPr>
                <w:tcW w:w="2443"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732501E7" w14:textId="77777777" w:rsidR="00202DBA" w:rsidRPr="00782535" w:rsidRDefault="00202DBA" w:rsidP="00AB5DBA">
            <w:pPr>
              <w:jc w:val="center"/>
            </w:pPr>
            <w:r>
              <w:rPr>
                <w:b/>
                <w:bCs/>
              </w:rPr>
              <w:t>Kelompok Stakeholder</w:t>
            </w:r>
          </w:p>
        </w:tc>
        <w:tc>
          <w:tcPr>
            <w:tcW w:w="4091" w:type="dxa"/>
            <w:shd w:val="clear" w:color="auto" w:fill="FFE599" w:themeFill="accent4" w:themeFillTint="66"/>
            <w:tcMar>
              <w:top w:w="80" w:type="dxa"/>
              <w:left w:w="120" w:type="dxa"/>
              <w:bottom w:w="80" w:type="dxa"/>
              <w:right w:w="120" w:type="dxa"/>
            </w:tcMar>
            <w:tcPrChange w:id="416" w:author="Ridwan S" w:date="2026-10-02T15:28:00Z">
              <w:tcPr>
                <w:tcW w:w="4091"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6DC700F6" w14:textId="1A00F877" w:rsidR="00202DBA" w:rsidRPr="00782535" w:rsidRDefault="00202DBA" w:rsidP="00AB5DBA">
            <w:pPr>
              <w:jc w:val="center"/>
            </w:pPr>
            <w:r>
              <w:rPr>
                <w:b/>
                <w:bCs/>
              </w:rPr>
              <w:t>Instansi/Pihak yang Diwakili</w:t>
            </w:r>
          </w:p>
        </w:tc>
        <w:tc>
          <w:tcPr>
            <w:tcW w:w="1374" w:type="dxa"/>
            <w:shd w:val="clear" w:color="auto" w:fill="FFE599" w:themeFill="accent4" w:themeFillTint="66"/>
            <w:tcMar>
              <w:top w:w="80" w:type="dxa"/>
              <w:left w:w="120" w:type="dxa"/>
              <w:bottom w:w="80" w:type="dxa"/>
              <w:right w:w="120" w:type="dxa"/>
            </w:tcMar>
            <w:tcPrChange w:id="417" w:author="Ridwan S" w:date="2026-10-02T15:28:00Z">
              <w:tcPr>
                <w:tcW w:w="1374"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067CDBED" w14:textId="77777777" w:rsidR="00202DBA" w:rsidRPr="00782535" w:rsidRDefault="00202DBA" w:rsidP="00AB5DBA">
            <w:pPr>
              <w:jc w:val="center"/>
            </w:pPr>
            <w:r>
              <w:rPr>
                <w:b/>
                <w:bCs/>
              </w:rPr>
              <w:t>Jumlah Responden (n)</w:t>
            </w:r>
          </w:p>
        </w:tc>
      </w:tr>
      <w:tr w:rsidR="00782535" w:rsidRPr="00782535" w14:paraId="6B830B02" w14:textId="77777777" w:rsidTr="007954AB">
        <w:tc>
          <w:tcPr>
            <w:tcW w:w="594" w:type="dxa"/>
            <w:shd w:val="clear" w:color="auto" w:fill="EBF3FB"/>
            <w:tcMar>
              <w:top w:w="80" w:type="dxa"/>
              <w:left w:w="120" w:type="dxa"/>
              <w:bottom w:w="80" w:type="dxa"/>
              <w:right w:w="120" w:type="dxa"/>
            </w:tcMar>
            <w:tcPrChange w:id="418" w:author="Ridwan S" w:date="2026-10-02T15:28:00Z">
              <w:tcPr>
                <w:tcW w:w="594"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4D5714C8" w14:textId="5B95BCE3" w:rsidR="00AB5DBA" w:rsidRPr="00782535" w:rsidRDefault="00AB5DBA" w:rsidP="00AB5DBA">
            <w:pPr>
              <w:rPr>
                <w:sz w:val="22"/>
                <w:szCs w:val="22"/>
              </w:rPr>
            </w:pPr>
            <w:bookmarkStart w:id="419" w:name="_Hlk241443881"/>
            <w:r>
              <w:rPr>
                <w:sz w:val="22"/>
                <w:szCs w:val="22"/>
              </w:rPr>
              <w:t>1</w:t>
            </w:r>
          </w:p>
        </w:tc>
        <w:tc>
          <w:tcPr>
            <w:tcW w:w="2443" w:type="dxa"/>
            <w:shd w:val="clear" w:color="auto" w:fill="EBF3FB"/>
            <w:tcMar>
              <w:top w:w="80" w:type="dxa"/>
              <w:left w:w="120" w:type="dxa"/>
              <w:bottom w:w="80" w:type="dxa"/>
              <w:right w:w="120" w:type="dxa"/>
            </w:tcMar>
            <w:tcPrChange w:id="420" w:author="Ridwan S" w:date="2026-10-02T15:28:00Z">
              <w:tcPr>
                <w:tcW w:w="2443"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20C524E2" w14:textId="2CA5B383" w:rsidR="00AB5DBA" w:rsidRPr="00782535" w:rsidRDefault="00AB5DBA" w:rsidP="00AB5DBA">
            <w:pPr>
              <w:rPr>
                <w:sz w:val="22"/>
                <w:szCs w:val="22"/>
              </w:rPr>
            </w:pPr>
            <w:r>
              <w:rPr>
                <w:sz w:val="22"/>
                <w:szCs w:val="22"/>
              </w:rPr>
              <w:t>Pemerintah Daerah</w:t>
            </w:r>
          </w:p>
        </w:tc>
        <w:tc>
          <w:tcPr>
            <w:tcW w:w="4091" w:type="dxa"/>
            <w:shd w:val="clear" w:color="auto" w:fill="EBF3FB"/>
            <w:tcMar>
              <w:top w:w="80" w:type="dxa"/>
              <w:left w:w="120" w:type="dxa"/>
              <w:bottom w:w="80" w:type="dxa"/>
              <w:right w:w="120" w:type="dxa"/>
            </w:tcMar>
            <w:tcPrChange w:id="421" w:author="Ridwan S" w:date="2026-10-02T15:28:00Z">
              <w:tcPr>
                <w:tcW w:w="4091"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4624BEFA" w14:textId="36BA7B29" w:rsidR="00AB5DBA" w:rsidRPr="00782535" w:rsidRDefault="00AB5DBA" w:rsidP="00AB5DBA">
            <w:pPr>
              <w:rPr>
                <w:sz w:val="22"/>
                <w:szCs w:val="22"/>
              </w:rPr>
            </w:pPr>
            <w:r>
              <w:rPr>
                <w:sz w:val="22"/>
                <w:szCs w:val="22"/>
              </w:rPr>
              <w:t>DKPP Kota Cilegon, BAPPERIDA, Dinas Lingkungan Hidup</w:t>
            </w:r>
          </w:p>
        </w:tc>
        <w:tc>
          <w:tcPr>
            <w:tcW w:w="1374" w:type="dxa"/>
            <w:shd w:val="clear" w:color="auto" w:fill="EBF3FB"/>
            <w:tcMar>
              <w:top w:w="80" w:type="dxa"/>
              <w:left w:w="120" w:type="dxa"/>
              <w:bottom w:w="80" w:type="dxa"/>
              <w:right w:w="120" w:type="dxa"/>
            </w:tcMar>
            <w:tcPrChange w:id="422" w:author="Ridwan S" w:date="2026-10-02T15:28:00Z">
              <w:tcPr>
                <w:tcW w:w="1374"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0ABF6499" w14:textId="2E334901" w:rsidR="00AB5DBA" w:rsidRPr="00782535" w:rsidRDefault="00AB5DBA" w:rsidP="006934BC">
            <w:pPr>
              <w:jc w:val="center"/>
              <w:rPr>
                <w:sz w:val="22"/>
                <w:szCs w:val="22"/>
              </w:rPr>
            </w:pPr>
            <w:r>
              <w:rPr>
                <w:sz w:val="22"/>
                <w:szCs w:val="22"/>
              </w:rPr>
              <w:t>7</w:t>
            </w:r>
          </w:p>
        </w:tc>
      </w:tr>
      <w:tr w:rsidR="00782535" w:rsidRPr="00782535" w14:paraId="5118BBAE" w14:textId="77777777" w:rsidTr="007954AB">
        <w:tc>
          <w:tcPr>
            <w:tcW w:w="594" w:type="dxa"/>
            <w:shd w:val="clear" w:color="auto" w:fill="FFFFFF"/>
            <w:tcMar>
              <w:top w:w="80" w:type="dxa"/>
              <w:left w:w="120" w:type="dxa"/>
              <w:bottom w:w="80" w:type="dxa"/>
              <w:right w:w="120" w:type="dxa"/>
            </w:tcMar>
            <w:tcPrChange w:id="423" w:author="Ridwan S" w:date="2026-10-02T15:28:00Z">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1D4A4C3B" w14:textId="7370562B" w:rsidR="00AB5DBA" w:rsidRPr="00782535" w:rsidRDefault="00AB5DBA" w:rsidP="00AB5DBA">
            <w:pPr>
              <w:rPr>
                <w:sz w:val="22"/>
                <w:szCs w:val="22"/>
              </w:rPr>
            </w:pPr>
            <w:r>
              <w:rPr>
                <w:sz w:val="22"/>
                <w:szCs w:val="22"/>
              </w:rPr>
              <w:t>2</w:t>
            </w:r>
          </w:p>
        </w:tc>
        <w:tc>
          <w:tcPr>
            <w:tcW w:w="2443" w:type="dxa"/>
            <w:shd w:val="clear" w:color="auto" w:fill="FFFFFF"/>
            <w:tcMar>
              <w:top w:w="80" w:type="dxa"/>
              <w:left w:w="120" w:type="dxa"/>
              <w:bottom w:w="80" w:type="dxa"/>
              <w:right w:w="120" w:type="dxa"/>
            </w:tcMar>
            <w:tcPrChange w:id="424" w:author="Ridwan S" w:date="2026-10-02T15:28:00Z">
              <w:tcPr>
                <w:tcW w:w="2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465B3AB1" w14:textId="0F162190" w:rsidR="00AB5DBA" w:rsidRPr="00782535" w:rsidRDefault="00AB5DBA" w:rsidP="00AB5DBA">
            <w:pPr>
              <w:rPr>
                <w:sz w:val="22"/>
                <w:szCs w:val="22"/>
              </w:rPr>
            </w:pPr>
            <w:r>
              <w:rPr>
                <w:sz w:val="22"/>
                <w:szCs w:val="22"/>
              </w:rPr>
              <w:t>Pelaku Usaha Perikanan Tangkap</w:t>
            </w:r>
          </w:p>
        </w:tc>
        <w:tc>
          <w:tcPr>
            <w:tcW w:w="4091" w:type="dxa"/>
            <w:shd w:val="clear" w:color="auto" w:fill="FFFFFF"/>
            <w:tcMar>
              <w:top w:w="80" w:type="dxa"/>
              <w:left w:w="120" w:type="dxa"/>
              <w:bottom w:w="80" w:type="dxa"/>
              <w:right w:w="120" w:type="dxa"/>
            </w:tcMar>
            <w:tcPrChange w:id="425" w:author="Ridwan S" w:date="2026-10-02T15:28:00Z">
              <w:tcPr>
                <w:tcW w:w="4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34E7682D" w14:textId="5650B20F" w:rsidR="00AB5DBA" w:rsidRPr="00782535" w:rsidRDefault="00C35A63" w:rsidP="00AB5DBA">
            <w:pPr>
              <w:rPr>
                <w:sz w:val="22"/>
                <w:szCs w:val="22"/>
              </w:rPr>
            </w:pPr>
            <w:commentRangeStart w:id="426"/>
            <w:commentRangeStart w:id="427"/>
            <w:commentRangeStart w:id="428"/>
            <w:r>
              <w:rPr>
                <w:sz w:val="22"/>
                <w:szCs w:val="22"/>
              </w:rPr>
              <w:t>Ketua KUB nelayan, pemilik/juragan kapal, pedagang/pengumpul hasil tangkapan</w:t>
            </w:r>
            <w:commentRangeEnd w:id="426"/>
            <w:r>
              <w:rPr>
                <w:rStyle w:val="CommentReference"/>
                <w:sz w:val="22"/>
                <w:szCs w:val="22"/>
              </w:rPr>
              <w:commentReference w:id="426"/>
            </w:r>
            <w:commentRangeEnd w:id="427"/>
            <w:r>
              <w:rPr>
                <w:rStyle w:val="CommentReference"/>
                <w:sz w:val="22"/>
                <w:szCs w:val="22"/>
              </w:rPr>
              <w:commentReference w:id="427"/>
            </w:r>
            <w:commentRangeEnd w:id="428"/>
            <w:r>
              <w:rPr>
                <w:rStyle w:val="CommentReference"/>
                <w:sz w:val="22"/>
                <w:szCs w:val="22"/>
              </w:rPr>
              <w:commentReference w:id="428"/>
            </w:r>
          </w:p>
        </w:tc>
        <w:tc>
          <w:tcPr>
            <w:tcW w:w="1374" w:type="dxa"/>
            <w:shd w:val="clear" w:color="auto" w:fill="FFFFFF"/>
            <w:tcMar>
              <w:top w:w="80" w:type="dxa"/>
              <w:left w:w="120" w:type="dxa"/>
              <w:bottom w:w="80" w:type="dxa"/>
              <w:right w:w="120" w:type="dxa"/>
            </w:tcMar>
            <w:tcPrChange w:id="429" w:author="Ridwan S" w:date="2026-10-02T15:28:00Z">
              <w:tcPr>
                <w:tcW w:w="13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2C9451F4" w14:textId="1814BB44" w:rsidR="00AB5DBA" w:rsidRPr="00782535" w:rsidRDefault="00985904" w:rsidP="006934BC">
            <w:pPr>
              <w:jc w:val="center"/>
              <w:rPr>
                <w:sz w:val="22"/>
                <w:szCs w:val="22"/>
              </w:rPr>
            </w:pPr>
            <w:r>
              <w:rPr>
                <w:sz w:val="22"/>
                <w:szCs w:val="22"/>
              </w:rPr>
              <w:t>15</w:t>
            </w:r>
          </w:p>
        </w:tc>
      </w:tr>
      <w:tr w:rsidR="00782535" w:rsidRPr="00782535" w14:paraId="7400CF95" w14:textId="77777777" w:rsidTr="007954AB">
        <w:tc>
          <w:tcPr>
            <w:tcW w:w="594" w:type="dxa"/>
            <w:shd w:val="clear" w:color="auto" w:fill="EBF3FB"/>
            <w:tcMar>
              <w:top w:w="80" w:type="dxa"/>
              <w:left w:w="120" w:type="dxa"/>
              <w:bottom w:w="80" w:type="dxa"/>
              <w:right w:w="120" w:type="dxa"/>
            </w:tcMar>
            <w:tcPrChange w:id="430" w:author="Ridwan S" w:date="2026-10-02T15:28:00Z">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3CE4EB56" w14:textId="5C1DC9BA" w:rsidR="00AB5DBA" w:rsidRPr="00782535" w:rsidRDefault="00AB5DBA" w:rsidP="00AB5DBA">
            <w:pPr>
              <w:rPr>
                <w:sz w:val="22"/>
                <w:szCs w:val="22"/>
              </w:rPr>
            </w:pPr>
            <w:r>
              <w:rPr>
                <w:sz w:val="22"/>
                <w:szCs w:val="22"/>
              </w:rPr>
              <w:t>3</w:t>
            </w:r>
          </w:p>
        </w:tc>
        <w:tc>
          <w:tcPr>
            <w:tcW w:w="2443" w:type="dxa"/>
            <w:shd w:val="clear" w:color="auto" w:fill="EBF3FB"/>
            <w:tcMar>
              <w:top w:w="80" w:type="dxa"/>
              <w:left w:w="120" w:type="dxa"/>
              <w:bottom w:w="80" w:type="dxa"/>
              <w:right w:w="120" w:type="dxa"/>
            </w:tcMar>
            <w:tcPrChange w:id="431" w:author="Ridwan S" w:date="2026-10-02T15:28:00Z">
              <w:tcPr>
                <w:tcW w:w="24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35251603" w14:textId="4ED494E8" w:rsidR="00AB5DBA" w:rsidRPr="00782535" w:rsidRDefault="00AB5DBA" w:rsidP="00AB5DBA">
            <w:pPr>
              <w:rPr>
                <w:sz w:val="22"/>
                <w:szCs w:val="22"/>
              </w:rPr>
            </w:pPr>
            <w:r>
              <w:rPr>
                <w:sz w:val="22"/>
                <w:szCs w:val="22"/>
              </w:rPr>
              <w:t>Masyarakat Pesisir</w:t>
            </w:r>
          </w:p>
        </w:tc>
        <w:tc>
          <w:tcPr>
            <w:tcW w:w="4091" w:type="dxa"/>
            <w:shd w:val="clear" w:color="auto" w:fill="EBF3FB"/>
            <w:tcMar>
              <w:top w:w="80" w:type="dxa"/>
              <w:left w:w="120" w:type="dxa"/>
              <w:bottom w:w="80" w:type="dxa"/>
              <w:right w:w="120" w:type="dxa"/>
            </w:tcMar>
            <w:tcPrChange w:id="432" w:author="Ridwan S" w:date="2026-10-02T15:28:00Z">
              <w:tcPr>
                <w:tcW w:w="409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ACA4DC6" w14:textId="5AABBED0" w:rsidR="00AB5DBA" w:rsidRPr="00782535" w:rsidRDefault="00AB5DBA" w:rsidP="00AB5DBA">
            <w:pPr>
              <w:rPr>
                <w:sz w:val="22"/>
                <w:szCs w:val="22"/>
              </w:rPr>
            </w:pPr>
            <w:r>
              <w:rPr>
                <w:sz w:val="22"/>
                <w:szCs w:val="22"/>
              </w:rPr>
              <w:t>Perwakilan kelurahan pesisir, pelaku usaha wisata bahari</w:t>
            </w:r>
          </w:p>
        </w:tc>
        <w:tc>
          <w:tcPr>
            <w:tcW w:w="1374" w:type="dxa"/>
            <w:shd w:val="clear" w:color="auto" w:fill="EBF3FB"/>
            <w:tcMar>
              <w:top w:w="80" w:type="dxa"/>
              <w:left w:w="120" w:type="dxa"/>
              <w:bottom w:w="80" w:type="dxa"/>
              <w:right w:w="120" w:type="dxa"/>
            </w:tcMar>
            <w:tcPrChange w:id="433" w:author="Ridwan S" w:date="2026-10-02T15:28:00Z">
              <w:tcPr>
                <w:tcW w:w="137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E169937" w14:textId="5D55BAB6" w:rsidR="00AB5DBA" w:rsidRPr="00782535" w:rsidRDefault="00985904" w:rsidP="006934BC">
            <w:pPr>
              <w:jc w:val="center"/>
              <w:rPr>
                <w:sz w:val="22"/>
                <w:szCs w:val="22"/>
              </w:rPr>
            </w:pPr>
            <w:r>
              <w:rPr>
                <w:sz w:val="22"/>
                <w:szCs w:val="22"/>
              </w:rPr>
              <w:t>15</w:t>
            </w:r>
          </w:p>
        </w:tc>
      </w:tr>
      <w:tr w:rsidR="00782535" w:rsidRPr="00782535" w14:paraId="4CE89794" w14:textId="77777777" w:rsidTr="007954AB">
        <w:tc>
          <w:tcPr>
            <w:tcW w:w="594" w:type="dxa"/>
            <w:shd w:val="clear" w:color="auto" w:fill="FFFFFF"/>
            <w:tcMar>
              <w:top w:w="80" w:type="dxa"/>
              <w:left w:w="120" w:type="dxa"/>
              <w:bottom w:w="80" w:type="dxa"/>
              <w:right w:w="120" w:type="dxa"/>
            </w:tcMar>
            <w:tcPrChange w:id="434" w:author="Ridwan S" w:date="2026-10-02T15:28:00Z">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E288A07" w14:textId="785AE68B" w:rsidR="00AB5DBA" w:rsidRPr="00782535" w:rsidRDefault="00AB5DBA" w:rsidP="00AB5DBA">
            <w:pPr>
              <w:rPr>
                <w:sz w:val="22"/>
                <w:szCs w:val="22"/>
              </w:rPr>
            </w:pPr>
            <w:r>
              <w:rPr>
                <w:sz w:val="22"/>
                <w:szCs w:val="22"/>
              </w:rPr>
              <w:t>4</w:t>
            </w:r>
          </w:p>
        </w:tc>
        <w:tc>
          <w:tcPr>
            <w:tcW w:w="2443" w:type="dxa"/>
            <w:shd w:val="clear" w:color="auto" w:fill="FFFFFF"/>
            <w:tcMar>
              <w:top w:w="80" w:type="dxa"/>
              <w:left w:w="120" w:type="dxa"/>
              <w:bottom w:w="80" w:type="dxa"/>
              <w:right w:w="120" w:type="dxa"/>
            </w:tcMar>
            <w:tcPrChange w:id="435" w:author="Ridwan S" w:date="2026-10-02T15:28:00Z">
              <w:tcPr>
                <w:tcW w:w="2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44414F8" w14:textId="3DBC9644" w:rsidR="00AB5DBA" w:rsidRPr="00782535" w:rsidRDefault="00AB5DBA" w:rsidP="00AB5DBA">
            <w:pPr>
              <w:rPr>
                <w:sz w:val="22"/>
                <w:szCs w:val="22"/>
              </w:rPr>
            </w:pPr>
            <w:r>
              <w:rPr>
                <w:sz w:val="22"/>
                <w:szCs w:val="22"/>
              </w:rPr>
              <w:t>Akademisi/organisasi nelayan</w:t>
            </w:r>
          </w:p>
        </w:tc>
        <w:tc>
          <w:tcPr>
            <w:tcW w:w="4091" w:type="dxa"/>
            <w:shd w:val="clear" w:color="auto" w:fill="FFFFFF"/>
            <w:tcMar>
              <w:top w:w="80" w:type="dxa"/>
              <w:left w:w="120" w:type="dxa"/>
              <w:bottom w:w="80" w:type="dxa"/>
              <w:right w:w="120" w:type="dxa"/>
            </w:tcMar>
            <w:tcPrChange w:id="436" w:author="Ridwan S" w:date="2026-10-02T15:28:00Z">
              <w:tcPr>
                <w:tcW w:w="4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2E5538C" w14:textId="58C5DD02" w:rsidR="00AB5DBA" w:rsidRPr="00782535" w:rsidRDefault="00AB5DBA" w:rsidP="00AB5DBA">
            <w:pPr>
              <w:rPr>
                <w:sz w:val="22"/>
                <w:szCs w:val="22"/>
              </w:rPr>
            </w:pPr>
            <w:r>
              <w:rPr>
                <w:sz w:val="22"/>
                <w:szCs w:val="22"/>
              </w:rPr>
              <w:t>Perguruan tinggi setempat (UNTIRTA), organisasi nelayan (HNSI)</w:t>
            </w:r>
          </w:p>
        </w:tc>
        <w:tc>
          <w:tcPr>
            <w:tcW w:w="1374" w:type="dxa"/>
            <w:shd w:val="clear" w:color="auto" w:fill="FFFFFF"/>
            <w:tcMar>
              <w:top w:w="80" w:type="dxa"/>
              <w:left w:w="120" w:type="dxa"/>
              <w:bottom w:w="80" w:type="dxa"/>
              <w:right w:w="120" w:type="dxa"/>
            </w:tcMar>
            <w:tcPrChange w:id="437" w:author="Ridwan S" w:date="2026-10-02T15:28:00Z">
              <w:tcPr>
                <w:tcW w:w="13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42C2F973" w14:textId="0C192B9A" w:rsidR="00AB5DBA" w:rsidRPr="00782535" w:rsidRDefault="00AB5DBA" w:rsidP="006934BC">
            <w:pPr>
              <w:jc w:val="center"/>
              <w:rPr>
                <w:sz w:val="22"/>
                <w:szCs w:val="22"/>
              </w:rPr>
            </w:pPr>
            <w:r>
              <w:rPr>
                <w:sz w:val="22"/>
                <w:szCs w:val="22"/>
              </w:rPr>
              <w:t>3</w:t>
            </w:r>
          </w:p>
        </w:tc>
      </w:tr>
      <w:tr w:rsidR="00782535" w:rsidRPr="00782535" w14:paraId="18F267F7" w14:textId="77777777" w:rsidTr="007954AB">
        <w:tc>
          <w:tcPr>
            <w:tcW w:w="594" w:type="dxa"/>
            <w:shd w:val="clear" w:color="auto" w:fill="EBF3FB"/>
            <w:tcMar>
              <w:top w:w="80" w:type="dxa"/>
              <w:left w:w="120" w:type="dxa"/>
              <w:bottom w:w="80" w:type="dxa"/>
              <w:right w:w="120" w:type="dxa"/>
            </w:tcMar>
            <w:tcPrChange w:id="438" w:author="Ridwan S" w:date="2026-10-02T15:28:00Z">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120BEAB3" w14:textId="7019AF8D" w:rsidR="00AB5DBA" w:rsidRPr="00782535" w:rsidRDefault="00AB5DBA" w:rsidP="00AB5DBA">
            <w:pPr>
              <w:rPr>
                <w:sz w:val="22"/>
                <w:szCs w:val="22"/>
              </w:rPr>
            </w:pPr>
            <w:r>
              <w:rPr>
                <w:sz w:val="22"/>
                <w:szCs w:val="22"/>
              </w:rPr>
              <w:t>5</w:t>
            </w:r>
          </w:p>
        </w:tc>
        <w:tc>
          <w:tcPr>
            <w:tcW w:w="2443" w:type="dxa"/>
            <w:shd w:val="clear" w:color="auto" w:fill="EBF3FB"/>
            <w:tcMar>
              <w:top w:w="80" w:type="dxa"/>
              <w:left w:w="120" w:type="dxa"/>
              <w:bottom w:w="80" w:type="dxa"/>
              <w:right w:w="120" w:type="dxa"/>
            </w:tcMar>
            <w:tcPrChange w:id="439" w:author="Ridwan S" w:date="2026-10-02T15:28:00Z">
              <w:tcPr>
                <w:tcW w:w="24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E379803" w14:textId="100C0AB3" w:rsidR="00AB5DBA" w:rsidRPr="00782535" w:rsidRDefault="00AB5DBA" w:rsidP="00AB5DBA">
            <w:pPr>
              <w:rPr>
                <w:sz w:val="22"/>
                <w:szCs w:val="22"/>
              </w:rPr>
            </w:pPr>
            <w:r>
              <w:rPr>
                <w:sz w:val="22"/>
                <w:szCs w:val="22"/>
              </w:rPr>
              <w:t>Industri Sekitar Pesisir</w:t>
            </w:r>
          </w:p>
        </w:tc>
        <w:tc>
          <w:tcPr>
            <w:tcW w:w="4091" w:type="dxa"/>
            <w:shd w:val="clear" w:color="auto" w:fill="EBF3FB"/>
            <w:tcMar>
              <w:top w:w="80" w:type="dxa"/>
              <w:left w:w="120" w:type="dxa"/>
              <w:bottom w:w="80" w:type="dxa"/>
              <w:right w:w="120" w:type="dxa"/>
            </w:tcMar>
            <w:tcPrChange w:id="440" w:author="Ridwan S" w:date="2026-10-02T15:28:00Z">
              <w:tcPr>
                <w:tcW w:w="409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5CF93C3" w14:textId="13F861DD" w:rsidR="00AB5DBA" w:rsidRPr="00782535" w:rsidRDefault="00D24829" w:rsidP="00AB5DBA">
            <w:pPr>
              <w:rPr>
                <w:sz w:val="22"/>
                <w:szCs w:val="22"/>
              </w:rPr>
            </w:pPr>
            <w:r>
              <w:rPr>
                <w:sz w:val="22"/>
                <w:szCs w:val="22"/>
              </w:rPr>
              <w:t>Jumlah responden industri ditetapkan sebanyak 10 orang yang berasal dari perusahaan besar yang memenuhi kriteria penelitian.</w:t>
            </w:r>
          </w:p>
        </w:tc>
        <w:tc>
          <w:tcPr>
            <w:tcW w:w="1374" w:type="dxa"/>
            <w:shd w:val="clear" w:color="auto" w:fill="EBF3FB"/>
            <w:tcMar>
              <w:top w:w="80" w:type="dxa"/>
              <w:left w:w="120" w:type="dxa"/>
              <w:bottom w:w="80" w:type="dxa"/>
              <w:right w:w="120" w:type="dxa"/>
            </w:tcMar>
            <w:tcPrChange w:id="441" w:author="Ridwan S" w:date="2026-10-02T15:28:00Z">
              <w:tcPr>
                <w:tcW w:w="137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7649699" w14:textId="743787A6" w:rsidR="00AB5DBA" w:rsidRPr="00782535" w:rsidRDefault="00AB5DBA" w:rsidP="006934BC">
            <w:pPr>
              <w:jc w:val="center"/>
              <w:rPr>
                <w:sz w:val="22"/>
                <w:szCs w:val="22"/>
              </w:rPr>
            </w:pPr>
            <w:r>
              <w:rPr>
                <w:sz w:val="22"/>
                <w:szCs w:val="22"/>
              </w:rPr>
              <w:t>10</w:t>
            </w:r>
          </w:p>
        </w:tc>
      </w:tr>
      <w:bookmarkEnd w:id="419"/>
      <w:tr w:rsidR="00782535" w:rsidRPr="00782535" w14:paraId="5C3005DB" w14:textId="77777777" w:rsidTr="007954AB">
        <w:tc>
          <w:tcPr>
            <w:tcW w:w="594" w:type="dxa"/>
            <w:shd w:val="clear" w:color="auto" w:fill="FFFFFF"/>
            <w:tcMar>
              <w:top w:w="80" w:type="dxa"/>
              <w:left w:w="120" w:type="dxa"/>
              <w:bottom w:w="80" w:type="dxa"/>
              <w:right w:w="120" w:type="dxa"/>
            </w:tcMar>
            <w:tcPrChange w:id="442" w:author="Ridwan S" w:date="2026-10-02T15:28:00Z">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268B364A" w14:textId="77777777" w:rsidR="00202DBA" w:rsidRPr="00782535" w:rsidRDefault="00202DBA" w:rsidP="00AB5DBA">
            <w:pPr>
              <w:rPr>
                <w:b/>
                <w:bCs/>
                <w:sz w:val="22"/>
                <w:szCs w:val="22"/>
              </w:rPr>
            </w:pPr>
          </w:p>
        </w:tc>
        <w:tc>
          <w:tcPr>
            <w:tcW w:w="2443" w:type="dxa"/>
            <w:shd w:val="clear" w:color="auto" w:fill="FFFFFF"/>
            <w:tcMar>
              <w:top w:w="80" w:type="dxa"/>
              <w:left w:w="120" w:type="dxa"/>
              <w:bottom w:w="80" w:type="dxa"/>
              <w:right w:w="120" w:type="dxa"/>
            </w:tcMar>
            <w:tcPrChange w:id="443" w:author="Ridwan S" w:date="2026-10-02T15:28:00Z">
              <w:tcPr>
                <w:tcW w:w="2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45AE7A44" w14:textId="77777777" w:rsidR="00202DBA" w:rsidRPr="00782535" w:rsidRDefault="00202DBA" w:rsidP="00AB5DBA">
            <w:pPr>
              <w:rPr>
                <w:b/>
                <w:bCs/>
                <w:sz w:val="22"/>
                <w:szCs w:val="22"/>
              </w:rPr>
            </w:pPr>
            <w:r>
              <w:rPr>
                <w:b/>
                <w:bCs/>
                <w:sz w:val="22"/>
                <w:szCs w:val="22"/>
              </w:rPr>
              <w:t>Total</w:t>
            </w:r>
          </w:p>
        </w:tc>
        <w:tc>
          <w:tcPr>
            <w:tcW w:w="4091" w:type="dxa"/>
            <w:shd w:val="clear" w:color="auto" w:fill="FFFFFF"/>
            <w:tcMar>
              <w:top w:w="80" w:type="dxa"/>
              <w:left w:w="120" w:type="dxa"/>
              <w:bottom w:w="80" w:type="dxa"/>
              <w:right w:w="120" w:type="dxa"/>
            </w:tcMar>
            <w:tcPrChange w:id="444" w:author="Ridwan S" w:date="2026-10-02T15:28:00Z">
              <w:tcPr>
                <w:tcW w:w="4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195642F" w14:textId="77777777" w:rsidR="00202DBA" w:rsidRPr="00782535" w:rsidRDefault="00202DBA" w:rsidP="00AB5DBA">
            <w:pPr>
              <w:rPr>
                <w:b/>
                <w:bCs/>
                <w:sz w:val="22"/>
                <w:szCs w:val="22"/>
              </w:rPr>
            </w:pPr>
          </w:p>
        </w:tc>
        <w:tc>
          <w:tcPr>
            <w:tcW w:w="1374" w:type="dxa"/>
            <w:shd w:val="clear" w:color="auto" w:fill="FFFFFF"/>
            <w:tcMar>
              <w:top w:w="80" w:type="dxa"/>
              <w:left w:w="120" w:type="dxa"/>
              <w:bottom w:w="80" w:type="dxa"/>
              <w:right w:w="120" w:type="dxa"/>
            </w:tcMar>
            <w:tcPrChange w:id="445" w:author="Ridwan S" w:date="2026-10-02T15:28:00Z">
              <w:tcPr>
                <w:tcW w:w="13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6B3144F9" w14:textId="61E6372D" w:rsidR="00202DBA" w:rsidRPr="00782535" w:rsidRDefault="00DB3EB5" w:rsidP="007B6C27">
            <w:pPr>
              <w:rPr>
                <w:b/>
                <w:bCs/>
                <w:sz w:val="22"/>
                <w:szCs w:val="22"/>
              </w:rPr>
            </w:pPr>
            <w:r>
              <w:rPr>
                <w:b/>
                <w:bCs/>
                <w:sz w:val="22"/>
                <w:szCs w:val="22"/>
              </w:rPr>
              <w:t>50 (47 survei + 3 informan)</w:t>
            </w:r>
          </w:p>
        </w:tc>
      </w:tr>
    </w:tbl>
    <w:p w14:paraId="32E5CF04" w14:textId="77777777" w:rsidR="00AE0C36" w:rsidRDefault="00AE0C36" w:rsidP="00AE0C36">
      <w:pPr>
        <w:spacing w:line="360" w:lineRule="auto"/>
        <w:ind w:left="18"/>
        <w:jc w:val="both"/>
      </w:pPr>
    </w:p>
    <w:p w14:paraId="5345561F" w14:textId="27FB36EB" w:rsidR="00961088" w:rsidRDefault="00F05C7D" w:rsidP="00AE0C36">
      <w:pPr>
        <w:spacing w:after="120" w:line="360" w:lineRule="auto"/>
        <w:ind w:left="18" w:firstLine="549"/>
        <w:jc w:val="both"/>
      </w:pPr>
      <w:r>
        <w:t xml:space="preserve">Palinkas </w:t>
      </w:r>
      <w:r>
        <w:rPr>
          <w:i/>
          <w:iCs/>
        </w:rPr>
        <w:t>et al.</w:t>
      </w:r>
      <w:r>
        <w:t xml:space="preserve"> (2015) menjelaskan bahwa </w:t>
      </w:r>
      <w:r>
        <w:rPr>
          <w:i/>
          <w:iCs/>
        </w:rPr>
        <w:t>purposeful sampling</w:t>
      </w:r>
      <w:r>
        <w:t xml:space="preserve"> digunakan untuk mengidentifikasi dan memilih kasus atau informan yang kaya informasi (</w:t>
      </w:r>
      <w:r>
        <w:rPr>
          <w:i/>
          <w:iCs/>
        </w:rPr>
        <w:t>information-rich cases</w:t>
      </w:r>
      <w:r>
        <w:t xml:space="preserve">) dan memiliki keterkaitan dengan fenomena yang menjadi fokus penelitian. Penelitian ini menggunakan purposive sampling dengan kriteria pemilihan kelompok </w:t>
      </w:r>
      <w:r>
        <w:rPr>
          <w:i/>
        </w:rPr>
        <w:lastRenderedPageBreak/>
        <w:t>stakeholder</w:t>
      </w:r>
      <w:r>
        <w:t xml:space="preserve"> pelaku usaha perikanan tangkap yang meliputi: (1) terdaftar resmi di DKPP dan HNSI; (2) memiliki anggota nelayan tangkap yang aktif; (3) memiliki aktivitas penangkapan pada tahun penelitian; (4) mengalami atau berpotensi mengalami gangguan aktivitas penangkapan akibat musim barat; (5) memiliki lokasi yang tersebar di wilayah pesisir Kota Cilegon; (6) bersedia memberikan data yang diperlukan dalam penelitian; dan (7) memenuhi keterwakilan geografis berdasarkan kecamatan, kelurahan, dan pangkalan nelayan. Berdasarkan kriteria tersebut, dari 58 KUB, diperoleh 15 KUB yang memenuhi persyaratan untuk dijadikan sumber informasi penelitian. Selanjutnya, ketua dari masing-masing KUB dipilih sebagai responden karena memiliki posisi strategis dan pengetahuan yang memadai mengenai kondisi anggota, aktivitas penangkapan, karakteristik usaha perikanan, serta permasalahan yang dihadapi nelayan di wilayahnya, sehingga pemilihan 15 KUB tersebut tidak didasarkan pada kemudahan akses terhadap responden, namun diarahkan untuk menangkap variasi karakteristik dan kondisi perikanan tangkap di wilayah pesisir Kota Cilegon. Begitu pula yang dilakukan pada kelompok </w:t>
      </w:r>
      <w:r>
        <w:rPr>
          <w:i/>
        </w:rPr>
        <w:t>stakeholder</w:t>
      </w:r>
      <w:r>
        <w:t xml:space="preserve"> masyarakat pesisir sejumlah 15 orang.</w:t>
      </w:r>
    </w:p>
    <w:p w14:paraId="44E4785D" w14:textId="7C44EF99" w:rsidR="00AB040B" w:rsidRPr="00AE0C36" w:rsidRDefault="00AB040B" w:rsidP="00AE0C36">
      <w:pPr>
        <w:spacing w:after="120" w:line="360" w:lineRule="auto"/>
        <w:ind w:left="18" w:firstLine="549"/>
        <w:jc w:val="both"/>
      </w:pPr>
      <w:r>
        <w:t xml:space="preserve">Kelompok </w:t>
      </w:r>
      <w:r>
        <w:rPr>
          <w:i/>
        </w:rPr>
        <w:t>stakeholder</w:t>
      </w:r>
      <w:r>
        <w:t xml:space="preserve"> pemerintah daerah dan industri memiliki jumlah yang lebih terbatas sehingga jumlah responden disesuaikan dengan </w:t>
      </w:r>
      <w:r>
        <w:rPr>
          <w:i/>
        </w:rPr>
        <w:t>stakeholder</w:t>
      </w:r>
      <w:r>
        <w:t xml:space="preserve"> yang dapat diidentifikasi dan relevan dengan pengelolaan perikanan. Responden dari kelompok </w:t>
      </w:r>
      <w:r>
        <w:rPr>
          <w:i/>
        </w:rPr>
        <w:t>stakeholder</w:t>
      </w:r>
      <w:r>
        <w:t xml:space="preserve"> pemerintah daerah sebanyak 7 orang yaitu kepala dinas terkait, kepala bidang terkait, staf dan penyuluh perikanan. Sedangkan dari </w:t>
      </w:r>
      <w:r>
        <w:rPr>
          <w:i/>
        </w:rPr>
        <w:t>stakeholder</w:t>
      </w:r>
      <w:r>
        <w:t xml:space="preserve"> industri sekitar pesisir sebanyak 10 orang yang memenuhi keterwakilan industri di kelurahan dan kecamatan pesisir.</w:t>
      </w:r>
    </w:p>
    <w:p w14:paraId="79FA6915" w14:textId="3B60535A" w:rsidR="00AB036E" w:rsidRDefault="00AB036E" w:rsidP="009553FC">
      <w:pPr>
        <w:spacing w:after="120" w:line="360" w:lineRule="auto"/>
        <w:ind w:firstLine="567"/>
        <w:jc w:val="both"/>
        <w:rPr>
          <w:ins w:id="446" w:author="Ridwan S" w:date="2026-10-02T15:24:00Z"/>
        </w:rPr>
      </w:pPr>
      <w:r>
        <w:t xml:space="preserve">Teknik pengambilan sampel menggunakan </w:t>
      </w:r>
      <w:r>
        <w:rPr>
          <w:i/>
          <w:iCs/>
        </w:rPr>
        <w:t>purposive sampling</w:t>
      </w:r>
      <w:r>
        <w:t xml:space="preserve"> dengan mempertimbangkan keterlibatan, pengetahuan, pengalaman, kewenangan, dan kepentingan setiap </w:t>
      </w:r>
      <w:r>
        <w:rPr>
          <w:i/>
        </w:rPr>
        <w:t>stakeholder</w:t>
      </w:r>
      <w:r>
        <w:t xml:space="preserve"> dalam pengelolaan perikanan tangkap berkelanjutan. Pada masyarakat pesisir, </w:t>
      </w:r>
      <w:r>
        <w:rPr>
          <w:i/>
          <w:iCs/>
        </w:rPr>
        <w:t>purposive sampling</w:t>
      </w:r>
      <w:r>
        <w:t xml:space="preserve"> dikombinasikan dengan </w:t>
      </w:r>
      <w:r>
        <w:rPr>
          <w:i/>
          <w:iCs/>
        </w:rPr>
        <w:t>snowball sampling</w:t>
      </w:r>
      <w:r>
        <w:t xml:space="preserve"> untuk menjangkau responden yang memenuhi kriteria penelitian melalui aparat kelurahan, pelaku usaha wisata bahari, dan jaringan </w:t>
      </w:r>
      <w:r>
        <w:rPr>
          <w:i/>
        </w:rPr>
        <w:t>stakeholder</w:t>
      </w:r>
      <w:r>
        <w:t xml:space="preserve"> terkait. Teknik tersebut digunakan karena sebagian populasi nelayan dan masyarakat pesisir belum seluruhnya tersedia dalam satu daftar populasi formal. Rincian teknik pengambilan sampel </w:t>
      </w:r>
      <w:del w:id="447" w:author="Ridwan S" w:date="2026-10-02T15:24:00Z">
        <w:r w:rsidDel="00A8564E">
          <w:delText>yaitu</w:delText>
        </w:r>
      </w:del>
      <w:ins w:id="448" w:author="Ridwan S" w:date="2026-10-02T15:24:00Z">
        <w:r w:rsidR="00A8564E">
          <w:t>disajikan dalam Tabel 3.2</w:t>
        </w:r>
      </w:ins>
      <w:r>
        <w:t xml:space="preserve">: </w:t>
      </w:r>
    </w:p>
    <w:p w14:paraId="796A82A0" w14:textId="062239A7" w:rsidR="00A8564E" w:rsidRDefault="00A8564E" w:rsidP="009553FC">
      <w:pPr>
        <w:spacing w:after="120" w:line="360" w:lineRule="auto"/>
        <w:ind w:firstLine="567"/>
        <w:jc w:val="both"/>
        <w:rPr>
          <w:ins w:id="449" w:author="Ridwan S" w:date="2026-10-02T15:24:00Z"/>
        </w:rPr>
      </w:pPr>
    </w:p>
    <w:p w14:paraId="2B8AC4CF" w14:textId="673498E0" w:rsidR="00A8564E" w:rsidRPr="00A8564E" w:rsidRDefault="00A8564E">
      <w:pPr>
        <w:spacing w:after="120" w:line="360" w:lineRule="auto"/>
        <w:ind w:firstLine="567"/>
        <w:jc w:val="center"/>
        <w:rPr>
          <w:ins w:id="450" w:author="Ridwan S" w:date="2026-10-02T15:24:00Z"/>
        </w:rPr>
        <w:pPrChange w:id="451" w:author="Ridwan S" w:date="2026-10-03T08:14:00Z">
          <w:pPr>
            <w:spacing w:after="120" w:line="360" w:lineRule="auto"/>
            <w:ind w:firstLine="567"/>
            <w:jc w:val="both"/>
          </w:pPr>
        </w:pPrChange>
      </w:pPr>
      <w:ins w:id="452" w:author="Ridwan S" w:date="2026-10-02T15:24:00Z">
        <w:r w:rsidRPr="00A8564E">
          <w:rPr>
            <w:i/>
            <w:iCs/>
          </w:rPr>
          <w:lastRenderedPageBreak/>
          <w:t>Tabel 3.</w:t>
        </w:r>
        <w:r>
          <w:rPr>
            <w:i/>
            <w:iCs/>
          </w:rPr>
          <w:t>2</w:t>
        </w:r>
        <w:r w:rsidRPr="00A8564E">
          <w:rPr>
            <w:i/>
            <w:iCs/>
          </w:rPr>
          <w:t xml:space="preserve"> </w:t>
        </w:r>
      </w:ins>
      <w:ins w:id="453" w:author="Ridwan S" w:date="2026-10-02T15:25:00Z">
        <w:r>
          <w:rPr>
            <w:i/>
            <w:iCs/>
          </w:rPr>
          <w:t>T</w:t>
        </w:r>
      </w:ins>
      <w:ins w:id="454" w:author="Ridwan S" w:date="2026-10-02T15:24:00Z">
        <w:r>
          <w:rPr>
            <w:i/>
            <w:iCs/>
          </w:rPr>
          <w:t>eknik Pengambilan Sampel</w:t>
        </w:r>
      </w:ins>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Change w:id="455" w:author="Ridwan S" w:date="2026-10-02T15:28:00Z">
          <w:tblPr>
            <w:tblStyle w:val="TableGrid"/>
            <w:tblW w:w="0" w:type="auto"/>
            <w:tblLook w:val="04A0" w:firstRow="1" w:lastRow="0" w:firstColumn="1" w:lastColumn="0" w:noHBand="0" w:noVBand="1"/>
          </w:tblPr>
        </w:tblPrChange>
      </w:tblPr>
      <w:tblGrid>
        <w:gridCol w:w="846"/>
        <w:gridCol w:w="3402"/>
        <w:gridCol w:w="3969"/>
        <w:tblGridChange w:id="456">
          <w:tblGrid>
            <w:gridCol w:w="2812"/>
            <w:gridCol w:w="2812"/>
            <w:gridCol w:w="2813"/>
          </w:tblGrid>
        </w:tblGridChange>
      </w:tblGrid>
      <w:tr w:rsidR="00353CFE" w14:paraId="760F04B9" w14:textId="77777777" w:rsidTr="001B3120">
        <w:trPr>
          <w:jc w:val="center"/>
          <w:ins w:id="457" w:author="Ridwan S" w:date="2026-10-02T15:25:00Z"/>
        </w:trPr>
        <w:tc>
          <w:tcPr>
            <w:tcW w:w="846" w:type="dxa"/>
            <w:shd w:val="clear" w:color="auto" w:fill="FFE599" w:themeFill="accent4" w:themeFillTint="66"/>
            <w:tcPrChange w:id="458" w:author="Ridwan S" w:date="2026-10-02T15:28:00Z">
              <w:tcPr>
                <w:tcW w:w="2812" w:type="dxa"/>
              </w:tcPr>
            </w:tcPrChange>
          </w:tcPr>
          <w:p w14:paraId="48DD6527" w14:textId="30AEF551" w:rsidR="00353CFE" w:rsidRPr="00353CFE" w:rsidRDefault="00353CFE">
            <w:pPr>
              <w:spacing w:after="120" w:line="360" w:lineRule="auto"/>
              <w:jc w:val="center"/>
              <w:rPr>
                <w:ins w:id="459" w:author="Ridwan S" w:date="2026-10-02T15:25:00Z"/>
                <w:b/>
                <w:bCs/>
                <w:rPrChange w:id="460" w:author="Ridwan S" w:date="2026-10-02T15:26:00Z">
                  <w:rPr>
                    <w:ins w:id="461" w:author="Ridwan S" w:date="2026-10-02T15:25:00Z"/>
                  </w:rPr>
                </w:rPrChange>
              </w:rPr>
              <w:pPrChange w:id="462" w:author="Ridwan S" w:date="2026-10-02T15:26:00Z">
                <w:pPr>
                  <w:spacing w:after="120" w:line="360" w:lineRule="auto"/>
                  <w:jc w:val="both"/>
                </w:pPr>
              </w:pPrChange>
            </w:pPr>
            <w:ins w:id="463" w:author="Ridwan S" w:date="2026-10-02T15:25:00Z">
              <w:r w:rsidRPr="00353CFE">
                <w:rPr>
                  <w:b/>
                  <w:bCs/>
                  <w:rPrChange w:id="464" w:author="Ridwan S" w:date="2026-10-02T15:26:00Z">
                    <w:rPr/>
                  </w:rPrChange>
                </w:rPr>
                <w:t>No</w:t>
              </w:r>
            </w:ins>
          </w:p>
        </w:tc>
        <w:tc>
          <w:tcPr>
            <w:tcW w:w="3402" w:type="dxa"/>
            <w:shd w:val="clear" w:color="auto" w:fill="FFE599" w:themeFill="accent4" w:themeFillTint="66"/>
            <w:tcPrChange w:id="465" w:author="Ridwan S" w:date="2026-10-02T15:28:00Z">
              <w:tcPr>
                <w:tcW w:w="2812" w:type="dxa"/>
              </w:tcPr>
            </w:tcPrChange>
          </w:tcPr>
          <w:p w14:paraId="707E6D32" w14:textId="4D8CE2D9" w:rsidR="00353CFE" w:rsidRPr="00353CFE" w:rsidRDefault="00353CFE">
            <w:pPr>
              <w:spacing w:after="120" w:line="360" w:lineRule="auto"/>
              <w:jc w:val="center"/>
              <w:rPr>
                <w:ins w:id="466" w:author="Ridwan S" w:date="2026-10-02T15:25:00Z"/>
                <w:b/>
                <w:bCs/>
                <w:rPrChange w:id="467" w:author="Ridwan S" w:date="2026-10-02T15:26:00Z">
                  <w:rPr>
                    <w:ins w:id="468" w:author="Ridwan S" w:date="2026-10-02T15:25:00Z"/>
                  </w:rPr>
                </w:rPrChange>
              </w:rPr>
              <w:pPrChange w:id="469" w:author="Ridwan S" w:date="2026-10-02T15:26:00Z">
                <w:pPr>
                  <w:spacing w:after="120" w:line="360" w:lineRule="auto"/>
                  <w:jc w:val="both"/>
                </w:pPr>
              </w:pPrChange>
            </w:pPr>
            <w:ins w:id="470" w:author="Ridwan S" w:date="2026-10-02T15:25:00Z">
              <w:r w:rsidRPr="00353CFE">
                <w:rPr>
                  <w:b/>
                  <w:bCs/>
                  <w:rPrChange w:id="471" w:author="Ridwan S" w:date="2026-10-02T15:26:00Z">
                    <w:rPr/>
                  </w:rPrChange>
                </w:rPr>
                <w:t>Stakeholder</w:t>
              </w:r>
            </w:ins>
          </w:p>
        </w:tc>
        <w:tc>
          <w:tcPr>
            <w:tcW w:w="3969" w:type="dxa"/>
            <w:shd w:val="clear" w:color="auto" w:fill="FFE599" w:themeFill="accent4" w:themeFillTint="66"/>
            <w:tcPrChange w:id="472" w:author="Ridwan S" w:date="2026-10-02T15:28:00Z">
              <w:tcPr>
                <w:tcW w:w="2813" w:type="dxa"/>
              </w:tcPr>
            </w:tcPrChange>
          </w:tcPr>
          <w:p w14:paraId="3D3003D0" w14:textId="4F5D05E6" w:rsidR="00353CFE" w:rsidRPr="00353CFE" w:rsidRDefault="00353CFE">
            <w:pPr>
              <w:spacing w:after="120" w:line="360" w:lineRule="auto"/>
              <w:jc w:val="center"/>
              <w:rPr>
                <w:ins w:id="473" w:author="Ridwan S" w:date="2026-10-02T15:25:00Z"/>
                <w:b/>
                <w:bCs/>
                <w:rPrChange w:id="474" w:author="Ridwan S" w:date="2026-10-02T15:26:00Z">
                  <w:rPr>
                    <w:ins w:id="475" w:author="Ridwan S" w:date="2026-10-02T15:25:00Z"/>
                  </w:rPr>
                </w:rPrChange>
              </w:rPr>
              <w:pPrChange w:id="476" w:author="Ridwan S" w:date="2026-10-02T15:26:00Z">
                <w:pPr>
                  <w:spacing w:after="120" w:line="360" w:lineRule="auto"/>
                  <w:jc w:val="both"/>
                </w:pPr>
              </w:pPrChange>
            </w:pPr>
            <w:ins w:id="477" w:author="Ridwan S" w:date="2026-10-02T15:25:00Z">
              <w:r w:rsidRPr="00353CFE">
                <w:rPr>
                  <w:b/>
                  <w:bCs/>
                  <w:rPrChange w:id="478" w:author="Ridwan S" w:date="2026-10-02T15:26:00Z">
                    <w:rPr/>
                  </w:rPrChange>
                </w:rPr>
                <w:t>Pengambilan Sampel</w:t>
              </w:r>
            </w:ins>
          </w:p>
        </w:tc>
      </w:tr>
      <w:tr w:rsidR="00353CFE" w14:paraId="2D7AEAF8" w14:textId="77777777" w:rsidTr="001B3120">
        <w:trPr>
          <w:jc w:val="center"/>
          <w:ins w:id="479" w:author="Ridwan S" w:date="2026-10-02T15:25:00Z"/>
        </w:trPr>
        <w:tc>
          <w:tcPr>
            <w:tcW w:w="846" w:type="dxa"/>
            <w:shd w:val="clear" w:color="auto" w:fill="DEEAF6" w:themeFill="accent5" w:themeFillTint="33"/>
            <w:tcPrChange w:id="480" w:author="Ridwan S" w:date="2026-10-02T15:28:00Z">
              <w:tcPr>
                <w:tcW w:w="2812" w:type="dxa"/>
              </w:tcPr>
            </w:tcPrChange>
          </w:tcPr>
          <w:p w14:paraId="393515F5" w14:textId="49E9B8C3" w:rsidR="00353CFE" w:rsidRDefault="001B3120">
            <w:pPr>
              <w:spacing w:after="120" w:line="360" w:lineRule="auto"/>
              <w:jc w:val="center"/>
              <w:rPr>
                <w:ins w:id="481" w:author="Ridwan S" w:date="2026-10-02T15:25:00Z"/>
              </w:rPr>
              <w:pPrChange w:id="482" w:author="Ridwan S" w:date="2026-10-02T15:27:00Z">
                <w:pPr>
                  <w:spacing w:after="120" w:line="360" w:lineRule="auto"/>
                  <w:jc w:val="both"/>
                </w:pPr>
              </w:pPrChange>
            </w:pPr>
            <w:ins w:id="483" w:author="Ridwan S" w:date="2026-10-02T15:27:00Z">
              <w:r>
                <w:t>1</w:t>
              </w:r>
            </w:ins>
          </w:p>
        </w:tc>
        <w:tc>
          <w:tcPr>
            <w:tcW w:w="3402" w:type="dxa"/>
            <w:shd w:val="clear" w:color="auto" w:fill="DEEAF6" w:themeFill="accent5" w:themeFillTint="33"/>
            <w:tcPrChange w:id="484" w:author="Ridwan S" w:date="2026-10-02T15:28:00Z">
              <w:tcPr>
                <w:tcW w:w="2812" w:type="dxa"/>
              </w:tcPr>
            </w:tcPrChange>
          </w:tcPr>
          <w:p w14:paraId="44982F72" w14:textId="1322255B" w:rsidR="00353CFE" w:rsidRDefault="001B3120">
            <w:pPr>
              <w:spacing w:after="120" w:line="360" w:lineRule="auto"/>
              <w:rPr>
                <w:ins w:id="485" w:author="Ridwan S" w:date="2026-10-02T15:25:00Z"/>
              </w:rPr>
              <w:pPrChange w:id="486" w:author="Ridwan S" w:date="2026-10-02T15:28:00Z">
                <w:pPr>
                  <w:spacing w:after="120" w:line="360" w:lineRule="auto"/>
                  <w:jc w:val="both"/>
                </w:pPr>
              </w:pPrChange>
            </w:pPr>
            <w:ins w:id="487" w:author="Ridwan S" w:date="2026-10-02T15:27:00Z">
              <w:r>
                <w:rPr>
                  <w:rStyle w:val="Strong"/>
                  <w:b w:val="0"/>
                  <w:bCs w:val="0"/>
                </w:rPr>
                <w:t>KUB/ketua KUB</w:t>
              </w:r>
            </w:ins>
          </w:p>
        </w:tc>
        <w:tc>
          <w:tcPr>
            <w:tcW w:w="3969" w:type="dxa"/>
            <w:shd w:val="clear" w:color="auto" w:fill="DEEAF6" w:themeFill="accent5" w:themeFillTint="33"/>
            <w:tcPrChange w:id="488" w:author="Ridwan S" w:date="2026-10-02T15:28:00Z">
              <w:tcPr>
                <w:tcW w:w="2813" w:type="dxa"/>
              </w:tcPr>
            </w:tcPrChange>
          </w:tcPr>
          <w:p w14:paraId="1D610148" w14:textId="3AAF16A1" w:rsidR="00353CFE" w:rsidRDefault="001B3120" w:rsidP="009553FC">
            <w:pPr>
              <w:spacing w:after="120" w:line="360" w:lineRule="auto"/>
              <w:jc w:val="both"/>
              <w:rPr>
                <w:ins w:id="489" w:author="Ridwan S" w:date="2026-10-02T15:25:00Z"/>
              </w:rPr>
            </w:pPr>
            <w:ins w:id="490" w:author="Ridwan S" w:date="2026-10-02T15:27:00Z">
              <w:r>
                <w:rPr>
                  <w:rStyle w:val="Strong"/>
                  <w:b w:val="0"/>
                  <w:bCs w:val="0"/>
                  <w:i/>
                  <w:iCs/>
                </w:rPr>
                <w:t>purposive</w:t>
              </w:r>
              <w:r>
                <w:rPr>
                  <w:rStyle w:val="Strong"/>
                  <w:b w:val="0"/>
                  <w:bCs w:val="0"/>
                </w:rPr>
                <w:t xml:space="preserve"> </w:t>
              </w:r>
              <w:r>
                <w:rPr>
                  <w:rStyle w:val="Strong"/>
                  <w:b w:val="0"/>
                  <w:bCs w:val="0"/>
                  <w:i/>
                  <w:iCs/>
                </w:rPr>
                <w:t>sampling</w:t>
              </w:r>
            </w:ins>
          </w:p>
        </w:tc>
      </w:tr>
      <w:tr w:rsidR="00353CFE" w14:paraId="29CF618C" w14:textId="77777777" w:rsidTr="001B3120">
        <w:trPr>
          <w:jc w:val="center"/>
          <w:ins w:id="491" w:author="Ridwan S" w:date="2026-10-02T15:25:00Z"/>
        </w:trPr>
        <w:tc>
          <w:tcPr>
            <w:tcW w:w="846" w:type="dxa"/>
            <w:tcPrChange w:id="492" w:author="Ridwan S" w:date="2026-10-02T15:28:00Z">
              <w:tcPr>
                <w:tcW w:w="2812" w:type="dxa"/>
              </w:tcPr>
            </w:tcPrChange>
          </w:tcPr>
          <w:p w14:paraId="5F94EE54" w14:textId="2661DEFF" w:rsidR="00353CFE" w:rsidRDefault="001B3120">
            <w:pPr>
              <w:spacing w:after="120" w:line="360" w:lineRule="auto"/>
              <w:jc w:val="center"/>
              <w:rPr>
                <w:ins w:id="493" w:author="Ridwan S" w:date="2026-10-02T15:25:00Z"/>
              </w:rPr>
              <w:pPrChange w:id="494" w:author="Ridwan S" w:date="2026-10-02T15:27:00Z">
                <w:pPr>
                  <w:spacing w:after="120" w:line="360" w:lineRule="auto"/>
                  <w:jc w:val="both"/>
                </w:pPr>
              </w:pPrChange>
            </w:pPr>
            <w:ins w:id="495" w:author="Ridwan S" w:date="2026-10-02T15:27:00Z">
              <w:r>
                <w:t>2</w:t>
              </w:r>
            </w:ins>
          </w:p>
        </w:tc>
        <w:tc>
          <w:tcPr>
            <w:tcW w:w="3402" w:type="dxa"/>
            <w:tcPrChange w:id="496" w:author="Ridwan S" w:date="2026-10-02T15:28:00Z">
              <w:tcPr>
                <w:tcW w:w="2812" w:type="dxa"/>
              </w:tcPr>
            </w:tcPrChange>
          </w:tcPr>
          <w:p w14:paraId="6F87FC3B" w14:textId="154ED922" w:rsidR="00353CFE" w:rsidRDefault="001B3120">
            <w:pPr>
              <w:spacing w:after="120" w:line="360" w:lineRule="auto"/>
              <w:rPr>
                <w:ins w:id="497" w:author="Ridwan S" w:date="2026-10-02T15:25:00Z"/>
              </w:rPr>
              <w:pPrChange w:id="498" w:author="Ridwan S" w:date="2026-10-02T15:28:00Z">
                <w:pPr>
                  <w:spacing w:after="120" w:line="360" w:lineRule="auto"/>
                  <w:jc w:val="both"/>
                </w:pPr>
              </w:pPrChange>
            </w:pPr>
            <w:ins w:id="499" w:author="Ridwan S" w:date="2026-10-02T15:27:00Z">
              <w:r>
                <w:rPr>
                  <w:rStyle w:val="Strong"/>
                  <w:b w:val="0"/>
                  <w:bCs w:val="0"/>
                </w:rPr>
                <w:t>Masyarakat pesisir</w:t>
              </w:r>
            </w:ins>
          </w:p>
        </w:tc>
        <w:tc>
          <w:tcPr>
            <w:tcW w:w="3969" w:type="dxa"/>
            <w:tcPrChange w:id="500" w:author="Ridwan S" w:date="2026-10-02T15:28:00Z">
              <w:tcPr>
                <w:tcW w:w="2813" w:type="dxa"/>
              </w:tcPr>
            </w:tcPrChange>
          </w:tcPr>
          <w:p w14:paraId="4EE45CF7" w14:textId="13D110B6" w:rsidR="00353CFE" w:rsidRDefault="001B3120" w:rsidP="009553FC">
            <w:pPr>
              <w:spacing w:after="120" w:line="360" w:lineRule="auto"/>
              <w:jc w:val="both"/>
              <w:rPr>
                <w:ins w:id="501" w:author="Ridwan S" w:date="2026-10-02T15:25:00Z"/>
              </w:rPr>
            </w:pPr>
            <w:ins w:id="502" w:author="Ridwan S" w:date="2026-10-02T15:27:00Z">
              <w:r>
                <w:rPr>
                  <w:rStyle w:val="Strong"/>
                  <w:b w:val="0"/>
                  <w:bCs w:val="0"/>
                  <w:i/>
                  <w:iCs/>
                </w:rPr>
                <w:t>purposive</w:t>
              </w:r>
              <w:r>
                <w:rPr>
                  <w:rStyle w:val="Strong"/>
                  <w:b w:val="0"/>
                  <w:bCs w:val="0"/>
                </w:rPr>
                <w:t xml:space="preserve"> + </w:t>
              </w:r>
              <w:r>
                <w:rPr>
                  <w:rStyle w:val="Strong"/>
                  <w:b w:val="0"/>
                  <w:bCs w:val="0"/>
                  <w:i/>
                  <w:iCs/>
                </w:rPr>
                <w:t>snowball</w:t>
              </w:r>
              <w:r>
                <w:rPr>
                  <w:rStyle w:val="Strong"/>
                  <w:b w:val="0"/>
                  <w:bCs w:val="0"/>
                </w:rPr>
                <w:t xml:space="preserve"> bila diperlukan</w:t>
              </w:r>
            </w:ins>
          </w:p>
        </w:tc>
      </w:tr>
      <w:tr w:rsidR="00353CFE" w14:paraId="1D7652F9" w14:textId="77777777" w:rsidTr="001B3120">
        <w:trPr>
          <w:jc w:val="center"/>
          <w:ins w:id="503" w:author="Ridwan S" w:date="2026-10-02T15:25:00Z"/>
        </w:trPr>
        <w:tc>
          <w:tcPr>
            <w:tcW w:w="846" w:type="dxa"/>
            <w:shd w:val="clear" w:color="auto" w:fill="DEEAF6" w:themeFill="accent5" w:themeFillTint="33"/>
            <w:tcPrChange w:id="504" w:author="Ridwan S" w:date="2026-10-02T15:28:00Z">
              <w:tcPr>
                <w:tcW w:w="2812" w:type="dxa"/>
              </w:tcPr>
            </w:tcPrChange>
          </w:tcPr>
          <w:p w14:paraId="13DE0E54" w14:textId="13B49210" w:rsidR="00353CFE" w:rsidRDefault="001B3120">
            <w:pPr>
              <w:spacing w:after="120" w:line="360" w:lineRule="auto"/>
              <w:jc w:val="center"/>
              <w:rPr>
                <w:ins w:id="505" w:author="Ridwan S" w:date="2026-10-02T15:25:00Z"/>
              </w:rPr>
              <w:pPrChange w:id="506" w:author="Ridwan S" w:date="2026-10-02T15:27:00Z">
                <w:pPr>
                  <w:spacing w:after="120" w:line="360" w:lineRule="auto"/>
                  <w:jc w:val="both"/>
                </w:pPr>
              </w:pPrChange>
            </w:pPr>
            <w:ins w:id="507" w:author="Ridwan S" w:date="2026-10-02T15:27:00Z">
              <w:r>
                <w:t>3</w:t>
              </w:r>
            </w:ins>
          </w:p>
        </w:tc>
        <w:tc>
          <w:tcPr>
            <w:tcW w:w="3402" w:type="dxa"/>
            <w:shd w:val="clear" w:color="auto" w:fill="DEEAF6" w:themeFill="accent5" w:themeFillTint="33"/>
            <w:tcPrChange w:id="508" w:author="Ridwan S" w:date="2026-10-02T15:28:00Z">
              <w:tcPr>
                <w:tcW w:w="2812" w:type="dxa"/>
              </w:tcPr>
            </w:tcPrChange>
          </w:tcPr>
          <w:p w14:paraId="48D87785" w14:textId="6E079D23" w:rsidR="00353CFE" w:rsidRDefault="001B3120">
            <w:pPr>
              <w:spacing w:after="120" w:line="360" w:lineRule="auto"/>
              <w:rPr>
                <w:ins w:id="509" w:author="Ridwan S" w:date="2026-10-02T15:25:00Z"/>
              </w:rPr>
              <w:pPrChange w:id="510" w:author="Ridwan S" w:date="2026-10-02T15:28:00Z">
                <w:pPr>
                  <w:spacing w:after="120" w:line="360" w:lineRule="auto"/>
                  <w:jc w:val="both"/>
                </w:pPr>
              </w:pPrChange>
            </w:pPr>
            <w:ins w:id="511" w:author="Ridwan S" w:date="2026-10-02T15:27:00Z">
              <w:r>
                <w:rPr>
                  <w:rStyle w:val="Strong"/>
                  <w:b w:val="0"/>
                  <w:bCs w:val="0"/>
                </w:rPr>
                <w:t>Pemerintah daerah</w:t>
              </w:r>
            </w:ins>
          </w:p>
        </w:tc>
        <w:tc>
          <w:tcPr>
            <w:tcW w:w="3969" w:type="dxa"/>
            <w:shd w:val="clear" w:color="auto" w:fill="DEEAF6" w:themeFill="accent5" w:themeFillTint="33"/>
            <w:tcPrChange w:id="512" w:author="Ridwan S" w:date="2026-10-02T15:28:00Z">
              <w:tcPr>
                <w:tcW w:w="2813" w:type="dxa"/>
              </w:tcPr>
            </w:tcPrChange>
          </w:tcPr>
          <w:p w14:paraId="336DFC57" w14:textId="6CA1E5A0" w:rsidR="00353CFE" w:rsidRDefault="001B3120" w:rsidP="009553FC">
            <w:pPr>
              <w:spacing w:after="120" w:line="360" w:lineRule="auto"/>
              <w:jc w:val="both"/>
              <w:rPr>
                <w:ins w:id="513" w:author="Ridwan S" w:date="2026-10-02T15:25:00Z"/>
              </w:rPr>
            </w:pPr>
            <w:ins w:id="514" w:author="Ridwan S" w:date="2026-10-02T15:27:00Z">
              <w:r>
                <w:rPr>
                  <w:rStyle w:val="Strong"/>
                  <w:b w:val="0"/>
                  <w:bCs w:val="0"/>
                  <w:i/>
                  <w:iCs/>
                </w:rPr>
                <w:t>purposive</w:t>
              </w:r>
            </w:ins>
          </w:p>
        </w:tc>
      </w:tr>
      <w:tr w:rsidR="00353CFE" w14:paraId="555C788C" w14:textId="77777777" w:rsidTr="001B3120">
        <w:trPr>
          <w:jc w:val="center"/>
          <w:ins w:id="515" w:author="Ridwan S" w:date="2026-10-02T15:25:00Z"/>
        </w:trPr>
        <w:tc>
          <w:tcPr>
            <w:tcW w:w="846" w:type="dxa"/>
            <w:tcPrChange w:id="516" w:author="Ridwan S" w:date="2026-10-02T15:28:00Z">
              <w:tcPr>
                <w:tcW w:w="2812" w:type="dxa"/>
              </w:tcPr>
            </w:tcPrChange>
          </w:tcPr>
          <w:p w14:paraId="5F59EB3A" w14:textId="115436D9" w:rsidR="00353CFE" w:rsidRDefault="001B3120">
            <w:pPr>
              <w:spacing w:after="120" w:line="360" w:lineRule="auto"/>
              <w:jc w:val="center"/>
              <w:rPr>
                <w:ins w:id="517" w:author="Ridwan S" w:date="2026-10-02T15:25:00Z"/>
              </w:rPr>
              <w:pPrChange w:id="518" w:author="Ridwan S" w:date="2026-10-02T15:27:00Z">
                <w:pPr>
                  <w:spacing w:after="120" w:line="360" w:lineRule="auto"/>
                  <w:jc w:val="both"/>
                </w:pPr>
              </w:pPrChange>
            </w:pPr>
            <w:ins w:id="519" w:author="Ridwan S" w:date="2026-10-02T15:27:00Z">
              <w:r>
                <w:t>4</w:t>
              </w:r>
            </w:ins>
          </w:p>
        </w:tc>
        <w:tc>
          <w:tcPr>
            <w:tcW w:w="3402" w:type="dxa"/>
            <w:tcPrChange w:id="520" w:author="Ridwan S" w:date="2026-10-02T15:28:00Z">
              <w:tcPr>
                <w:tcW w:w="2812" w:type="dxa"/>
              </w:tcPr>
            </w:tcPrChange>
          </w:tcPr>
          <w:p w14:paraId="17A208EF" w14:textId="54E70D29" w:rsidR="00353CFE" w:rsidRDefault="001B3120">
            <w:pPr>
              <w:spacing w:after="120" w:line="360" w:lineRule="auto"/>
              <w:rPr>
                <w:ins w:id="521" w:author="Ridwan S" w:date="2026-10-02T15:25:00Z"/>
              </w:rPr>
              <w:pPrChange w:id="522" w:author="Ridwan S" w:date="2026-10-02T15:28:00Z">
                <w:pPr>
                  <w:spacing w:after="120" w:line="360" w:lineRule="auto"/>
                  <w:jc w:val="both"/>
                </w:pPr>
              </w:pPrChange>
            </w:pPr>
            <w:ins w:id="523" w:author="Ridwan S" w:date="2026-10-02T15:27:00Z">
              <w:r>
                <w:rPr>
                  <w:rStyle w:val="Strong"/>
                  <w:b w:val="0"/>
                  <w:bCs w:val="0"/>
                </w:rPr>
                <w:t>Industri</w:t>
              </w:r>
            </w:ins>
          </w:p>
        </w:tc>
        <w:tc>
          <w:tcPr>
            <w:tcW w:w="3969" w:type="dxa"/>
            <w:tcPrChange w:id="524" w:author="Ridwan S" w:date="2026-10-02T15:28:00Z">
              <w:tcPr>
                <w:tcW w:w="2813" w:type="dxa"/>
              </w:tcPr>
            </w:tcPrChange>
          </w:tcPr>
          <w:p w14:paraId="3E3D6BC7" w14:textId="19F32111" w:rsidR="00353CFE" w:rsidRDefault="001B3120" w:rsidP="009553FC">
            <w:pPr>
              <w:spacing w:after="120" w:line="360" w:lineRule="auto"/>
              <w:jc w:val="both"/>
              <w:rPr>
                <w:ins w:id="525" w:author="Ridwan S" w:date="2026-10-02T15:25:00Z"/>
              </w:rPr>
            </w:pPr>
            <w:ins w:id="526" w:author="Ridwan S" w:date="2026-10-02T15:27:00Z">
              <w:r>
                <w:rPr>
                  <w:rStyle w:val="Strong"/>
                  <w:b w:val="0"/>
                  <w:bCs w:val="0"/>
                  <w:i/>
                  <w:iCs/>
                </w:rPr>
                <w:t>purposive</w:t>
              </w:r>
            </w:ins>
          </w:p>
        </w:tc>
      </w:tr>
      <w:tr w:rsidR="00353CFE" w14:paraId="464BEFF2" w14:textId="77777777" w:rsidTr="001B3120">
        <w:trPr>
          <w:jc w:val="center"/>
          <w:ins w:id="527" w:author="Ridwan S" w:date="2026-10-02T15:25:00Z"/>
        </w:trPr>
        <w:tc>
          <w:tcPr>
            <w:tcW w:w="846" w:type="dxa"/>
            <w:shd w:val="clear" w:color="auto" w:fill="DEEAF6" w:themeFill="accent5" w:themeFillTint="33"/>
            <w:tcPrChange w:id="528" w:author="Ridwan S" w:date="2026-10-02T15:28:00Z">
              <w:tcPr>
                <w:tcW w:w="2812" w:type="dxa"/>
              </w:tcPr>
            </w:tcPrChange>
          </w:tcPr>
          <w:p w14:paraId="57898918" w14:textId="66C8DDCC" w:rsidR="00353CFE" w:rsidRDefault="001B3120">
            <w:pPr>
              <w:spacing w:after="120" w:line="360" w:lineRule="auto"/>
              <w:jc w:val="center"/>
              <w:rPr>
                <w:ins w:id="529" w:author="Ridwan S" w:date="2026-10-02T15:25:00Z"/>
              </w:rPr>
              <w:pPrChange w:id="530" w:author="Ridwan S" w:date="2026-10-02T15:27:00Z">
                <w:pPr>
                  <w:spacing w:after="120" w:line="360" w:lineRule="auto"/>
                  <w:jc w:val="both"/>
                </w:pPr>
              </w:pPrChange>
            </w:pPr>
            <w:ins w:id="531" w:author="Ridwan S" w:date="2026-10-02T15:27:00Z">
              <w:r>
                <w:t>5</w:t>
              </w:r>
            </w:ins>
          </w:p>
        </w:tc>
        <w:tc>
          <w:tcPr>
            <w:tcW w:w="3402" w:type="dxa"/>
            <w:shd w:val="clear" w:color="auto" w:fill="DEEAF6" w:themeFill="accent5" w:themeFillTint="33"/>
            <w:tcPrChange w:id="532" w:author="Ridwan S" w:date="2026-10-02T15:28:00Z">
              <w:tcPr>
                <w:tcW w:w="2812" w:type="dxa"/>
              </w:tcPr>
            </w:tcPrChange>
          </w:tcPr>
          <w:p w14:paraId="525D4FAF" w14:textId="028BD7FD" w:rsidR="00353CFE" w:rsidRDefault="001B3120">
            <w:pPr>
              <w:spacing w:after="120" w:line="360" w:lineRule="auto"/>
              <w:rPr>
                <w:ins w:id="533" w:author="Ridwan S" w:date="2026-10-02T15:25:00Z"/>
              </w:rPr>
              <w:pPrChange w:id="534" w:author="Ridwan S" w:date="2026-10-02T15:28:00Z">
                <w:pPr>
                  <w:spacing w:after="120" w:line="360" w:lineRule="auto"/>
                  <w:jc w:val="both"/>
                </w:pPr>
              </w:pPrChange>
            </w:pPr>
            <w:ins w:id="535" w:author="Ridwan S" w:date="2026-10-02T15:27:00Z">
              <w:r>
                <w:rPr>
                  <w:rStyle w:val="Strong"/>
                  <w:b w:val="0"/>
                  <w:bCs w:val="0"/>
                </w:rPr>
                <w:t>Informan ahli (akademisi dan organisasi profesi nelayan)</w:t>
              </w:r>
            </w:ins>
          </w:p>
        </w:tc>
        <w:tc>
          <w:tcPr>
            <w:tcW w:w="3969" w:type="dxa"/>
            <w:shd w:val="clear" w:color="auto" w:fill="DEEAF6" w:themeFill="accent5" w:themeFillTint="33"/>
            <w:tcPrChange w:id="536" w:author="Ridwan S" w:date="2026-10-02T15:28:00Z">
              <w:tcPr>
                <w:tcW w:w="2813" w:type="dxa"/>
              </w:tcPr>
            </w:tcPrChange>
          </w:tcPr>
          <w:p w14:paraId="60C6D0FA" w14:textId="1F48390F" w:rsidR="00353CFE" w:rsidRDefault="001B3120" w:rsidP="009553FC">
            <w:pPr>
              <w:spacing w:after="120" w:line="360" w:lineRule="auto"/>
              <w:jc w:val="both"/>
              <w:rPr>
                <w:ins w:id="537" w:author="Ridwan S" w:date="2026-10-02T15:25:00Z"/>
              </w:rPr>
            </w:pPr>
            <w:ins w:id="538" w:author="Ridwan S" w:date="2026-10-02T15:27:00Z">
              <w:r>
                <w:rPr>
                  <w:rStyle w:val="Strong"/>
                  <w:b w:val="0"/>
                  <w:bCs w:val="0"/>
                  <w:i/>
                  <w:iCs/>
                </w:rPr>
                <w:t>purposive</w:t>
              </w:r>
            </w:ins>
          </w:p>
        </w:tc>
      </w:tr>
    </w:tbl>
    <w:p w14:paraId="6A0A6327" w14:textId="77777777" w:rsidR="00A8564E" w:rsidRDefault="00A8564E" w:rsidP="009553FC">
      <w:pPr>
        <w:spacing w:after="120" w:line="360" w:lineRule="auto"/>
        <w:ind w:firstLine="567"/>
        <w:jc w:val="both"/>
      </w:pPr>
    </w:p>
    <w:p w14:paraId="05728CBF" w14:textId="632BAF32" w:rsidR="00EC6929" w:rsidRPr="004B7021" w:rsidDel="001B3120" w:rsidRDefault="00EC6929" w:rsidP="004B7021">
      <w:pPr>
        <w:pStyle w:val="ListParagraph"/>
        <w:numPr>
          <w:ilvl w:val="0"/>
          <w:numId w:val="37"/>
        </w:numPr>
        <w:spacing w:line="360" w:lineRule="auto"/>
        <w:rPr>
          <w:del w:id="539" w:author="Ridwan S" w:date="2026-10-02T15:27:00Z"/>
          <w:b/>
          <w:bCs/>
        </w:rPr>
      </w:pPr>
      <w:commentRangeStart w:id="540"/>
      <w:commentRangeStart w:id="541"/>
      <w:del w:id="542" w:author="Ridwan S" w:date="2026-10-02T15:27:00Z">
        <w:r w:rsidDel="001B3120">
          <w:rPr>
            <w:rStyle w:val="Strong"/>
            <w:b w:val="0"/>
            <w:bCs w:val="0"/>
          </w:rPr>
          <w:delText xml:space="preserve">KUB/ketua KUB: </w:delText>
        </w:r>
        <w:r w:rsidDel="001B3120">
          <w:rPr>
            <w:rStyle w:val="Strong"/>
            <w:b w:val="0"/>
            <w:bCs w:val="0"/>
            <w:i/>
            <w:iCs/>
          </w:rPr>
          <w:delText>purposive</w:delText>
        </w:r>
        <w:r w:rsidDel="001B3120">
          <w:rPr>
            <w:rStyle w:val="Strong"/>
            <w:b w:val="0"/>
            <w:bCs w:val="0"/>
          </w:rPr>
          <w:delText xml:space="preserve"> </w:delText>
        </w:r>
        <w:r w:rsidDel="001B3120">
          <w:rPr>
            <w:rStyle w:val="Strong"/>
            <w:b w:val="0"/>
            <w:bCs w:val="0"/>
            <w:i/>
            <w:iCs/>
          </w:rPr>
          <w:delText>sampling;</w:delText>
        </w:r>
        <w:r w:rsidDel="001B3120">
          <w:rPr>
            <w:b/>
            <w:bCs/>
          </w:rPr>
          <w:delText xml:space="preserve"> </w:delText>
        </w:r>
      </w:del>
    </w:p>
    <w:p w14:paraId="168E38E8" w14:textId="34889F17" w:rsidR="00EC6929" w:rsidRPr="004B7021" w:rsidDel="001B3120" w:rsidRDefault="00EC6929" w:rsidP="004B7021">
      <w:pPr>
        <w:pStyle w:val="ListParagraph"/>
        <w:numPr>
          <w:ilvl w:val="0"/>
          <w:numId w:val="37"/>
        </w:numPr>
        <w:spacing w:line="360" w:lineRule="auto"/>
        <w:rPr>
          <w:del w:id="543" w:author="Ridwan S" w:date="2026-10-02T15:27:00Z"/>
          <w:b/>
          <w:bCs/>
        </w:rPr>
      </w:pPr>
      <w:del w:id="544" w:author="Ridwan S" w:date="2026-10-02T15:27:00Z">
        <w:r w:rsidDel="001B3120">
          <w:rPr>
            <w:rStyle w:val="Strong"/>
            <w:b w:val="0"/>
            <w:bCs w:val="0"/>
          </w:rPr>
          <w:delText xml:space="preserve">Masyarakat pesisir: </w:delText>
        </w:r>
        <w:r w:rsidDel="001B3120">
          <w:rPr>
            <w:rStyle w:val="Strong"/>
            <w:b w:val="0"/>
            <w:bCs w:val="0"/>
            <w:i/>
            <w:iCs/>
          </w:rPr>
          <w:delText>purposive</w:delText>
        </w:r>
        <w:r w:rsidDel="001B3120">
          <w:rPr>
            <w:rStyle w:val="Strong"/>
            <w:b w:val="0"/>
            <w:bCs w:val="0"/>
          </w:rPr>
          <w:delText xml:space="preserve"> + </w:delText>
        </w:r>
        <w:r w:rsidDel="001B3120">
          <w:rPr>
            <w:rStyle w:val="Strong"/>
            <w:b w:val="0"/>
            <w:bCs w:val="0"/>
            <w:i/>
            <w:iCs/>
          </w:rPr>
          <w:delText>snowball</w:delText>
        </w:r>
        <w:r w:rsidDel="001B3120">
          <w:rPr>
            <w:rStyle w:val="Strong"/>
            <w:b w:val="0"/>
            <w:bCs w:val="0"/>
          </w:rPr>
          <w:delText xml:space="preserve"> bila diperlukan;</w:delText>
        </w:r>
        <w:r w:rsidDel="001B3120">
          <w:rPr>
            <w:b/>
            <w:bCs/>
          </w:rPr>
          <w:delText xml:space="preserve"> </w:delText>
        </w:r>
      </w:del>
    </w:p>
    <w:p w14:paraId="6929D4A0" w14:textId="01421C68" w:rsidR="00EC6929" w:rsidRPr="004B7021" w:rsidDel="001B3120" w:rsidRDefault="00EC6929" w:rsidP="004B7021">
      <w:pPr>
        <w:pStyle w:val="ListParagraph"/>
        <w:numPr>
          <w:ilvl w:val="0"/>
          <w:numId w:val="37"/>
        </w:numPr>
        <w:spacing w:line="360" w:lineRule="auto"/>
        <w:rPr>
          <w:del w:id="545" w:author="Ridwan S" w:date="2026-10-02T15:27:00Z"/>
          <w:b/>
          <w:bCs/>
        </w:rPr>
      </w:pPr>
      <w:del w:id="546" w:author="Ridwan S" w:date="2026-10-02T15:27:00Z">
        <w:r w:rsidDel="001B3120">
          <w:rPr>
            <w:rStyle w:val="Strong"/>
            <w:b w:val="0"/>
            <w:bCs w:val="0"/>
          </w:rPr>
          <w:delText xml:space="preserve">Pemerintah daerah: </w:delText>
        </w:r>
        <w:r w:rsidDel="001B3120">
          <w:rPr>
            <w:rStyle w:val="Strong"/>
            <w:b w:val="0"/>
            <w:bCs w:val="0"/>
            <w:i/>
            <w:iCs/>
          </w:rPr>
          <w:delText>purposive;</w:delText>
        </w:r>
        <w:r w:rsidDel="001B3120">
          <w:rPr>
            <w:b/>
            <w:bCs/>
          </w:rPr>
          <w:delText xml:space="preserve"> </w:delText>
        </w:r>
      </w:del>
    </w:p>
    <w:p w14:paraId="04CEEEBF" w14:textId="48818DD3" w:rsidR="00EC6929" w:rsidRPr="004B7021" w:rsidDel="001B3120" w:rsidRDefault="00EC6929" w:rsidP="004B7021">
      <w:pPr>
        <w:pStyle w:val="ListParagraph"/>
        <w:numPr>
          <w:ilvl w:val="0"/>
          <w:numId w:val="37"/>
        </w:numPr>
        <w:spacing w:line="360" w:lineRule="auto"/>
        <w:rPr>
          <w:del w:id="547" w:author="Ridwan S" w:date="2026-10-02T15:27:00Z"/>
          <w:b/>
          <w:bCs/>
        </w:rPr>
      </w:pPr>
      <w:del w:id="548" w:author="Ridwan S" w:date="2026-10-02T15:27:00Z">
        <w:r w:rsidDel="001B3120">
          <w:rPr>
            <w:rStyle w:val="Strong"/>
            <w:b w:val="0"/>
            <w:bCs w:val="0"/>
          </w:rPr>
          <w:delText xml:space="preserve">Industri: </w:delText>
        </w:r>
        <w:r w:rsidDel="001B3120">
          <w:rPr>
            <w:rStyle w:val="Strong"/>
            <w:b w:val="0"/>
            <w:bCs w:val="0"/>
            <w:i/>
            <w:iCs/>
          </w:rPr>
          <w:delText>purposive;</w:delText>
        </w:r>
        <w:r w:rsidDel="001B3120">
          <w:rPr>
            <w:b/>
            <w:bCs/>
          </w:rPr>
          <w:delText xml:space="preserve"> </w:delText>
        </w:r>
      </w:del>
    </w:p>
    <w:p w14:paraId="43F54DC8" w14:textId="3EF73F99" w:rsidR="00EC6929" w:rsidRPr="004B7021" w:rsidDel="001B3120" w:rsidRDefault="00EA7E34" w:rsidP="004B7021">
      <w:pPr>
        <w:pStyle w:val="ListParagraph"/>
        <w:numPr>
          <w:ilvl w:val="0"/>
          <w:numId w:val="37"/>
        </w:numPr>
        <w:spacing w:after="120" w:line="360" w:lineRule="auto"/>
        <w:ind w:left="714" w:hanging="357"/>
        <w:jc w:val="both"/>
        <w:rPr>
          <w:del w:id="549" w:author="Ridwan S" w:date="2026-10-02T15:27:00Z"/>
          <w:b/>
          <w:bCs/>
        </w:rPr>
      </w:pPr>
      <w:del w:id="550" w:author="Ridwan S" w:date="2026-10-02T15:27:00Z">
        <w:r w:rsidDel="001B3120">
          <w:rPr>
            <w:rStyle w:val="Strong"/>
            <w:b w:val="0"/>
            <w:bCs w:val="0"/>
          </w:rPr>
          <w:delText xml:space="preserve">Informan ahli (akademisi dan organisasi profesi nelayan): </w:delText>
        </w:r>
        <w:r w:rsidDel="001B3120">
          <w:rPr>
            <w:rStyle w:val="Strong"/>
            <w:b w:val="0"/>
            <w:bCs w:val="0"/>
            <w:i/>
            <w:iCs/>
          </w:rPr>
          <w:delText>purposive</w:delText>
        </w:r>
        <w:commentRangeEnd w:id="540"/>
        <w:r w:rsidDel="001B3120">
          <w:rPr>
            <w:rStyle w:val="CommentReference"/>
            <w:i/>
            <w:iCs/>
            <w:sz w:val="24"/>
            <w:szCs w:val="24"/>
          </w:rPr>
          <w:commentReference w:id="540"/>
        </w:r>
        <w:commentRangeEnd w:id="541"/>
        <w:r w:rsidDel="001B3120">
          <w:rPr>
            <w:rStyle w:val="CommentReference"/>
          </w:rPr>
          <w:commentReference w:id="541"/>
        </w:r>
        <w:r w:rsidDel="001B3120">
          <w:rPr>
            <w:rStyle w:val="Strong"/>
            <w:b w:val="0"/>
            <w:bCs w:val="0"/>
            <w:i/>
            <w:iCs/>
          </w:rPr>
          <w:delText>.</w:delText>
        </w:r>
      </w:del>
    </w:p>
    <w:p w14:paraId="13D7DDF5" w14:textId="6062F0C7" w:rsidR="00AB036E" w:rsidRPr="00AB036E" w:rsidRDefault="00AB036E" w:rsidP="00AB036E">
      <w:pPr>
        <w:spacing w:after="120" w:line="360" w:lineRule="auto"/>
        <w:ind w:firstLine="567"/>
        <w:jc w:val="both"/>
        <w:rPr>
          <w:lang w:val="en-ID"/>
        </w:rPr>
      </w:pPr>
      <w:r>
        <w:rPr>
          <w:lang w:val="en-ID"/>
        </w:rPr>
        <w:t>Responden pemerintah dipilih dari unsur OPD, pejabat struktural, staf perikanan, dan penyuluh perikanan yang memiliki keterlibatan langsung dalam perencanaan, pelaksanaan, pembinaan, pengawasan, atau evaluasi pengelolaan perikanan. Responden pelaku usaha perikanan tangkap dipilih dari nelayan, pemilik atau juragan kapal, serta pedagang atau pengumpul hasil tangkapan yang memiliki pengalaman dalam aktivitas perikanan tangkap. Responden masyarakat pesisir dipilih dari perwakilan kelurahan pesisir dan pelaku usaha yang memiliki keterkaitan dengan sumber daya pesisir. Responden industri dipilih dari perusahaan yang beroperasi di kawasan pesisir dan memiliki potensi keterkaitan dengan pemanfaatan ruang pesisir, kualitas lingkungan, atau aktivitas masyarakat perikanan.</w:t>
      </w:r>
    </w:p>
    <w:p w14:paraId="5B6AB0A2" w14:textId="13EC9376" w:rsidR="00AB036E" w:rsidRPr="00AB036E" w:rsidRDefault="00AB036E" w:rsidP="00AB036E">
      <w:pPr>
        <w:spacing w:after="120" w:line="360" w:lineRule="auto"/>
        <w:ind w:firstLine="567"/>
        <w:jc w:val="both"/>
        <w:rPr>
          <w:lang w:val="en-ID"/>
        </w:rPr>
      </w:pPr>
      <w:r>
        <w:rPr>
          <w:lang w:val="en-ID"/>
        </w:rPr>
        <w:t xml:space="preserve">Pada komponen kuantitatif, sebanyak 47 responden dari empat kelompok </w:t>
      </w:r>
      <w:r>
        <w:rPr>
          <w:i/>
          <w:lang w:val="en-ID"/>
        </w:rPr>
        <w:t>stakeholder</w:t>
      </w:r>
      <w:r>
        <w:rPr>
          <w:lang w:val="en-ID"/>
        </w:rPr>
        <w:t xml:space="preserve"> digunakan untuk memperoleh gambaran persepsi dan membandingkan persepsi antarkelompok menggunakan statistik deskriptif dan uji Kruskal-Wallis. Jumlah tersebut ditetapkan berdasarkan keterwakilan kelompok </w:t>
      </w:r>
      <w:r>
        <w:rPr>
          <w:i/>
          <w:lang w:val="en-ID"/>
        </w:rPr>
        <w:t>stakeholder</w:t>
      </w:r>
      <w:r>
        <w:rPr>
          <w:lang w:val="en-ID"/>
        </w:rPr>
        <w:t xml:space="preserve">, ketersediaan unit yang memenuhi kriteria penelitian, serta keterjangkauan pengumpulan data. Hasil analisis kuantitatif dipahami sebagai gambaran eksploratif mengenai persepsi </w:t>
      </w:r>
      <w:r>
        <w:rPr>
          <w:i/>
          <w:lang w:val="en-ID"/>
        </w:rPr>
        <w:t>stakeholder</w:t>
      </w:r>
      <w:r>
        <w:rPr>
          <w:lang w:val="en-ID"/>
        </w:rPr>
        <w:t xml:space="preserve"> dan tidak dimaksudkan untuk melakukan generalisasi probabilistik terhadap seluruh populasi nelayan atau masyarakat pesisir Kota Cilegon.</w:t>
      </w:r>
    </w:p>
    <w:p w14:paraId="27070C46" w14:textId="5EC0F6D5" w:rsidR="00AB036E" w:rsidRPr="00AB036E" w:rsidRDefault="00AB036E" w:rsidP="00AB036E">
      <w:pPr>
        <w:spacing w:after="120" w:line="360" w:lineRule="auto"/>
        <w:ind w:firstLine="567"/>
        <w:jc w:val="both"/>
        <w:rPr>
          <w:lang w:val="en-ID"/>
        </w:rPr>
      </w:pPr>
      <w:r>
        <w:rPr>
          <w:lang w:val="en-ID"/>
        </w:rPr>
        <w:t xml:space="preserve">Pada komponen kualitatif, 3 informan dari kelompok akademisi/organisasi nelayan dipilih secara purposive karena memiliki pengetahuan atau pengalaman yang relevan dengan pengelolaan perikanan tangkap dan isu keberlanjutan pesisir. Kecukupan </w:t>
      </w:r>
      <w:r>
        <w:rPr>
          <w:lang w:val="en-ID"/>
        </w:rPr>
        <w:lastRenderedPageBreak/>
        <w:t xml:space="preserve">informasi kualitatif dinilai berdasarkan relevansi dan kedalaman informasi yang diperoleh terhadap tujuan penelitian, dengan memperhatikan prinsip </w:t>
      </w:r>
      <w:r>
        <w:rPr>
          <w:i/>
          <w:iCs/>
          <w:lang w:val="en-ID"/>
        </w:rPr>
        <w:t>information power</w:t>
      </w:r>
      <w:r>
        <w:rPr>
          <w:lang w:val="en-ID"/>
        </w:rPr>
        <w:t xml:space="preserve"> dan saturasi data (Malterud </w:t>
      </w:r>
      <w:r>
        <w:rPr>
          <w:i/>
          <w:lang w:val="en-ID"/>
        </w:rPr>
        <w:t>et al.</w:t>
      </w:r>
      <w:r>
        <w:rPr>
          <w:lang w:val="en-ID"/>
        </w:rPr>
        <w:t xml:space="preserve">, 2016; Hennink </w:t>
      </w:r>
      <w:r>
        <w:rPr>
          <w:i/>
          <w:lang w:val="en-ID"/>
        </w:rPr>
        <w:t>et al.</w:t>
      </w:r>
      <w:r>
        <w:rPr>
          <w:lang w:val="en-ID"/>
        </w:rPr>
        <w:t>, 2017).</w:t>
      </w:r>
    </w:p>
    <w:p w14:paraId="61767FAD" w14:textId="77777777" w:rsidR="00F1653A" w:rsidRPr="00782535" w:rsidRDefault="00F1653A" w:rsidP="00F1653A">
      <w:pPr>
        <w:spacing w:line="360" w:lineRule="auto"/>
        <w:ind w:firstLine="567"/>
        <w:jc w:val="both"/>
      </w:pPr>
    </w:p>
    <w:p w14:paraId="41CC1221" w14:textId="2B06B5E8" w:rsidR="00202DBA" w:rsidRPr="00782535" w:rsidRDefault="00202DBA" w:rsidP="00E076DA">
      <w:pPr>
        <w:spacing w:after="120" w:line="360" w:lineRule="auto"/>
        <w:jc w:val="both"/>
        <w:rPr>
          <w:b/>
          <w:bCs/>
        </w:rPr>
      </w:pPr>
      <w:r>
        <w:rPr>
          <w:b/>
          <w:bCs/>
        </w:rPr>
        <w:t>E. Teknik Pengumpulan Data</w:t>
      </w:r>
    </w:p>
    <w:p w14:paraId="1EF921DB" w14:textId="2A89169E" w:rsidR="00F1653A" w:rsidRDefault="00F1653A" w:rsidP="00E076DA">
      <w:pPr>
        <w:spacing w:after="120" w:line="360" w:lineRule="auto"/>
        <w:rPr>
          <w:lang w:val="en-ID"/>
        </w:rPr>
      </w:pPr>
      <w:r>
        <w:rPr>
          <w:lang w:val="en-ID"/>
        </w:rPr>
        <w:t>Pengumpulan data dilakukan melalui tiga teknik utama sebagai berikut:</w:t>
      </w:r>
    </w:p>
    <w:p w14:paraId="569487CE" w14:textId="77777777" w:rsidR="00F1653A" w:rsidRPr="00F1653A" w:rsidRDefault="00F1653A" w:rsidP="00E076DA">
      <w:pPr>
        <w:spacing w:after="120" w:line="360" w:lineRule="auto"/>
        <w:rPr>
          <w:lang w:val="en-ID"/>
        </w:rPr>
      </w:pPr>
      <w:r>
        <w:rPr>
          <w:b/>
          <w:bCs/>
          <w:lang w:val="en-ID"/>
        </w:rPr>
        <w:t>1. Survei Kuesioner Terstruktur</w:t>
      </w:r>
    </w:p>
    <w:p w14:paraId="1B2ABAFC" w14:textId="75AD7BD5" w:rsidR="00F1653A" w:rsidRPr="00F1653A" w:rsidRDefault="00F1653A" w:rsidP="00E076DA">
      <w:pPr>
        <w:spacing w:after="120" w:line="360" w:lineRule="auto"/>
        <w:ind w:firstLine="720"/>
        <w:jc w:val="both"/>
        <w:rPr>
          <w:lang w:val="en-ID"/>
        </w:rPr>
      </w:pPr>
      <w:r>
        <w:rPr>
          <w:lang w:val="en-ID"/>
        </w:rPr>
        <w:t xml:space="preserve">Kuesioner dirancang untuk mengukur persepsi </w:t>
      </w:r>
      <w:r>
        <w:rPr>
          <w:i/>
          <w:lang w:val="en-ID"/>
        </w:rPr>
        <w:t>stakeholder</w:t>
      </w:r>
      <w:r>
        <w:rPr>
          <w:lang w:val="en-ID"/>
        </w:rPr>
        <w:t xml:space="preserve"> terhadap pengelolaan perikanan tangkap berkelanjutan menggunakan skala Likert lima tingkat dengan rubrik deskriptif berjenjang (1 = kondisi paling rendah hingga 5 = kondisi paling baik). Instrumen kuesioner dikembangkan berdasarkan dimensi-dimensi keberlanjutan perikanan yang mencakup aspek ekologi, ekonomi, sosial, kelembagaan, dan tata kelola (</w:t>
      </w:r>
      <w:r>
        <w:rPr>
          <w:i/>
          <w:iCs/>
          <w:lang w:val="en-ID"/>
        </w:rPr>
        <w:t>governance</w:t>
      </w:r>
      <w:r>
        <w:rPr>
          <w:lang w:val="en-ID"/>
        </w:rPr>
        <w:t xml:space="preserve">), mengadaptasi kerangka yang digunakan Zulbainarni </w:t>
      </w:r>
      <w:r>
        <w:rPr>
          <w:i/>
          <w:lang w:val="en-ID"/>
        </w:rPr>
        <w:t>et al.</w:t>
      </w:r>
      <w:r>
        <w:rPr>
          <w:lang w:val="en-ID"/>
        </w:rPr>
        <w:t xml:space="preserve"> (2020) dan Aprian </w:t>
      </w:r>
      <w:r>
        <w:rPr>
          <w:i/>
          <w:lang w:val="en-ID"/>
        </w:rPr>
        <w:t>et al.</w:t>
      </w:r>
      <w:r>
        <w:rPr>
          <w:lang w:val="en-ID"/>
        </w:rPr>
        <w:t xml:space="preserve"> (2023). </w:t>
      </w:r>
      <w:r>
        <w:t xml:space="preserve">Sebelum digunakan dalam pengumpulan data utama, instrumen diuji validitas dan reliabilitasnya. Validitas item dinilai melalui nilai </w:t>
      </w:r>
      <w:r>
        <w:rPr>
          <w:i/>
          <w:iCs/>
        </w:rPr>
        <w:t>Corrected Item-Total Correlation</w:t>
      </w:r>
      <w:r>
        <w:t xml:space="preserve"> dengan kriteria lebih besar dari 0,300, sedangkan reliabilitas konstruk dinilai melalui nilai </w:t>
      </w:r>
      <w:r>
        <w:rPr>
          <w:i/>
          <w:iCs/>
        </w:rPr>
        <w:t>Cronbach’s Alpha</w:t>
      </w:r>
      <w:r>
        <w:t xml:space="preserve"> dengan kriteria lebih besar dari 0,700, </w:t>
      </w:r>
      <w:r>
        <w:rPr>
          <w:lang w:val="en-ID"/>
        </w:rPr>
        <w:t xml:space="preserve">sejalan dengan standar yang diterapkan dalam penelitian serupa (Kismartini </w:t>
      </w:r>
      <w:r>
        <w:rPr>
          <w:i/>
          <w:lang w:val="en-ID"/>
        </w:rPr>
        <w:t>et al.</w:t>
      </w:r>
      <w:r>
        <w:rPr>
          <w:lang w:val="en-ID"/>
        </w:rPr>
        <w:t>, 2023).</w:t>
      </w:r>
    </w:p>
    <w:p w14:paraId="51542485" w14:textId="60197D61" w:rsidR="00F1653A" w:rsidRPr="00F1653A" w:rsidRDefault="00F1653A" w:rsidP="00F1653A">
      <w:pPr>
        <w:spacing w:line="360" w:lineRule="auto"/>
        <w:ind w:firstLine="720"/>
        <w:jc w:val="both"/>
        <w:rPr>
          <w:lang w:val="en-ID"/>
        </w:rPr>
      </w:pPr>
      <w:r>
        <w:rPr>
          <w:lang w:val="en-ID"/>
        </w:rPr>
        <w:t xml:space="preserve">Kuesioner didistribusikan melalui platform aplikasi survei berbasis web yang dikembangkan sendiri oleh peneliti, sehingga proses tabulasi dan pengolahan skor awal (rata-rata per dimensi, per kelompok </w:t>
      </w:r>
      <w:r>
        <w:rPr>
          <w:i/>
          <w:lang w:val="en-ID"/>
        </w:rPr>
        <w:t>stakeholder</w:t>
      </w:r>
      <w:r>
        <w:rPr>
          <w:lang w:val="en-ID"/>
        </w:rPr>
        <w:t>) dapat berlangsung secara otomatis dan meminimalkan risiko kesalahan entri data dibanding proses manual. Bagi responden yang kurang familiar dengan perangkat digital, khususnya sebagian nelayan tradisional, disediakan opsi pengisian kuesioner versi cetak yang hasilnya kemudian dientri ke dalam sistem yang sama agar konsistensi pengolahan data tetap terjaga.</w:t>
      </w:r>
    </w:p>
    <w:p w14:paraId="744D1036" w14:textId="77777777" w:rsidR="00F1653A" w:rsidRPr="00782535" w:rsidRDefault="00F1653A" w:rsidP="00F1653A">
      <w:pPr>
        <w:spacing w:line="360" w:lineRule="auto"/>
        <w:jc w:val="both"/>
        <w:rPr>
          <w:b/>
          <w:bCs/>
          <w:lang w:val="en-ID"/>
        </w:rPr>
      </w:pPr>
    </w:p>
    <w:p w14:paraId="2409ED64" w14:textId="7EB4AC90" w:rsidR="00F1653A" w:rsidRPr="000757CD" w:rsidRDefault="00F1653A" w:rsidP="00F1653A">
      <w:pPr>
        <w:spacing w:line="360" w:lineRule="auto"/>
        <w:jc w:val="both"/>
        <w:rPr>
          <w:lang w:val="en-ID"/>
        </w:rPr>
      </w:pPr>
      <w:r>
        <w:rPr>
          <w:b/>
          <w:bCs/>
          <w:lang w:val="en-ID"/>
        </w:rPr>
        <w:t>2. Wawancara Mendalam (</w:t>
      </w:r>
      <w:r>
        <w:rPr>
          <w:b/>
          <w:bCs/>
          <w:i/>
          <w:iCs/>
          <w:lang w:val="en-ID"/>
        </w:rPr>
        <w:t>In-depth Interview</w:t>
      </w:r>
      <w:r>
        <w:rPr>
          <w:b/>
          <w:bCs/>
          <w:lang w:val="en-ID"/>
        </w:rPr>
        <w:t>)</w:t>
      </w:r>
    </w:p>
    <w:p w14:paraId="5904FB93" w14:textId="0EDB379A" w:rsidR="0016441F" w:rsidRPr="0016441F" w:rsidRDefault="0016441F" w:rsidP="00DC071F">
      <w:pPr>
        <w:spacing w:after="120" w:line="360" w:lineRule="auto"/>
        <w:ind w:firstLine="720"/>
        <w:jc w:val="both"/>
        <w:rPr>
          <w:lang w:val="en-ID"/>
        </w:rPr>
      </w:pPr>
      <w:r>
        <w:rPr>
          <w:lang w:val="en-ID"/>
        </w:rPr>
        <w:t xml:space="preserve">Wawancara mendalam dilakukan secara semi-terstruktur terhadap 3 informan ahli dari kelompok akademisi/organisasi nelayan yang dipilih secara purposive berdasarkan pengetahuan, pengalaman, dan keterlibatannya dalam isu pengelolaan perikanan tangkap berkelanjutan serta pengelolaan kawasan pesisir. Wawancara bertujuan untuk memperdalam dan menginterpretasikan temuan kuantitatif, khususnya </w:t>
      </w:r>
      <w:r>
        <w:rPr>
          <w:lang w:val="en-ID"/>
        </w:rPr>
        <w:lastRenderedPageBreak/>
        <w:t xml:space="preserve">mengenai kondisi pengelolaan perikanan, faktor pendukung dan penghambat keberlanjutan, tata kelola, peran </w:t>
      </w:r>
      <w:r>
        <w:rPr>
          <w:i/>
          <w:lang w:val="en-ID"/>
        </w:rPr>
        <w:t>stakeholder</w:t>
      </w:r>
      <w:r>
        <w:rPr>
          <w:lang w:val="en-ID"/>
        </w:rPr>
        <w:t>, serta alternatif strategi kebijakan.</w:t>
      </w:r>
    </w:p>
    <w:p w14:paraId="38ED30E6" w14:textId="7B79CB07" w:rsidR="00F1653A" w:rsidRPr="00F1653A" w:rsidRDefault="0016441F" w:rsidP="00DC071F">
      <w:pPr>
        <w:spacing w:after="120" w:line="360" w:lineRule="auto"/>
        <w:ind w:firstLine="720"/>
        <w:jc w:val="both"/>
        <w:rPr>
          <w:lang w:val="en-ID"/>
        </w:rPr>
      </w:pPr>
      <w:r>
        <w:rPr>
          <w:lang w:val="en-ID"/>
        </w:rPr>
        <w:t>Pedoman wawancara disusun berdasarkan hasil awal analisis kuantitatif sehingga pertanyaan dapat diarahkan pada temuan yang memerlukan penjelasan lebih lanjut. Wawancara direkam dengan persetujuan informan dan selanjutnya ditranskripsikan untuk keperluan analisis tematik.</w:t>
      </w:r>
    </w:p>
    <w:p w14:paraId="06371323" w14:textId="77777777" w:rsidR="00F1653A" w:rsidRPr="00F1653A" w:rsidRDefault="00F1653A" w:rsidP="00F1653A">
      <w:pPr>
        <w:spacing w:line="360" w:lineRule="auto"/>
        <w:jc w:val="both"/>
        <w:rPr>
          <w:lang w:val="en-ID"/>
        </w:rPr>
      </w:pPr>
      <w:r>
        <w:rPr>
          <w:b/>
          <w:bCs/>
          <w:lang w:val="en-ID"/>
        </w:rPr>
        <w:t xml:space="preserve">3. </w:t>
      </w:r>
      <w:r>
        <w:rPr>
          <w:b/>
          <w:bCs/>
          <w:i/>
          <w:iCs/>
          <w:lang w:val="en-ID"/>
        </w:rPr>
        <w:t>Focus Group Discussion</w:t>
      </w:r>
      <w:r>
        <w:rPr>
          <w:b/>
          <w:bCs/>
          <w:lang w:val="en-ID"/>
        </w:rPr>
        <w:t xml:space="preserve"> (FGD)</w:t>
      </w:r>
    </w:p>
    <w:p w14:paraId="0CA9369C" w14:textId="145B5199" w:rsidR="00C447A3" w:rsidRDefault="00F31B93" w:rsidP="00C447A3">
      <w:pPr>
        <w:spacing w:after="120" w:line="360" w:lineRule="auto"/>
        <w:ind w:firstLine="720"/>
        <w:jc w:val="both"/>
        <w:rPr>
          <w:lang w:val="en-ID"/>
        </w:rPr>
      </w:pPr>
      <w:r>
        <w:rPr>
          <w:lang w:val="en-ID"/>
        </w:rPr>
        <w:t xml:space="preserve">FGD direncanakan melibatkan sekitar 10 peserta yang dipilih secara purposive dari kelompok </w:t>
      </w:r>
      <w:r>
        <w:rPr>
          <w:i/>
          <w:lang w:val="en-ID"/>
        </w:rPr>
        <w:t>stakeholder</w:t>
      </w:r>
      <w:r>
        <w:rPr>
          <w:lang w:val="en-ID"/>
        </w:rPr>
        <w:t xml:space="preserve"> yang beragam. Jumlah tersebut ditetapkan berdasarkan kebutuhan untuk memperoleh keberagaman perspektif sekaligus menjaga agar diskusi berlangsung secara efektif dan memungkinkan keterlibatan aktif setiap peserta. FGD bertujuan untuk memverifikasi dan memperdalam temuan survei dan wawancara, mengidentifikasi faktor pendukung dan penghambat pengelolaan perikanan tangkap berkelanjutan, serta menggali pandangan mengenai strategi kebijakan yang dapat diterapkan di Kota Cilegon.</w:t>
      </w:r>
    </w:p>
    <w:p w14:paraId="7814A665" w14:textId="0C5F6B3C" w:rsidR="00941102" w:rsidRDefault="00941102" w:rsidP="00941102">
      <w:pPr>
        <w:spacing w:after="120" w:line="360" w:lineRule="auto"/>
        <w:ind w:left="18" w:firstLine="549"/>
        <w:jc w:val="both"/>
      </w:pPr>
      <w:r>
        <w:t xml:space="preserve">Peserta FGD merupakan perwakilan </w:t>
      </w:r>
      <w:r>
        <w:rPr>
          <w:i/>
        </w:rPr>
        <w:t>stakeholder</w:t>
      </w:r>
      <w:r>
        <w:t xml:space="preserve"> yang dapat berasal dari responden survei dan/atau informan yang relevan, sehingga jumlah peserta FGD tidak dijumlahkan kembali sebagai sampel baru dalam Tabel 3.1. Kelompok akademisi/organisasi nelayan tidak disertakan dalam perbandingan statistik antarkelompok karena jumlah unit </w:t>
      </w:r>
      <w:r>
        <w:rPr>
          <w:i/>
        </w:rPr>
        <w:t>stakeholder</w:t>
      </w:r>
      <w:r>
        <w:t xml:space="preserve"> yang teridentifikasi terbatas dan kelompok tersebut diposisikan sebagai informan ahli. Informan dari kelompok ini digunakan untuk memperdalam serta menginterpretasikan temuan kuantitatif melalui wawancara, sehingga mendukung triangulasi sumber dalam desain </w:t>
      </w:r>
      <w:r>
        <w:rPr>
          <w:i/>
          <w:iCs/>
        </w:rPr>
        <w:t>mixed methods</w:t>
      </w:r>
      <w:r>
        <w:t>.</w:t>
      </w:r>
    </w:p>
    <w:p w14:paraId="473B4020" w14:textId="0E561AA6" w:rsidR="008A1B1B" w:rsidRDefault="00C447A3" w:rsidP="00C447A3">
      <w:pPr>
        <w:spacing w:after="120" w:line="360" w:lineRule="auto"/>
        <w:ind w:firstLine="720"/>
        <w:jc w:val="both"/>
        <w:rPr>
          <w:lang w:val="en-ID"/>
        </w:rPr>
      </w:pPr>
      <w:r>
        <w:rPr>
          <w:lang w:val="en-ID"/>
        </w:rPr>
        <w:t xml:space="preserve">Komposisi peserta FGD (Tabel 3.2) dipilih secara purposive dari kelompok </w:t>
      </w:r>
      <w:r>
        <w:rPr>
          <w:i/>
          <w:lang w:val="en-ID"/>
        </w:rPr>
        <w:t>stakeholder</w:t>
      </w:r>
      <w:r>
        <w:rPr>
          <w:lang w:val="en-ID"/>
        </w:rPr>
        <w:t xml:space="preserve"> yang berbeda agar terjadi pertukaran perspektif dan memungkinkan identifikasi konsensus maupun perbedaan pandangan. Jumlah 10 peserta dipilih agar diskusi tetap memungkinkan partisipasi aktif seluruh peserta dan cukup beragam untuk memperoleh kedalaman informasi. FGD digunakan sampai informasi yang diperoleh memadai untuk menjelaskan temuan kuantitatif dan tidak muncul tema substantif baru.Hasil FGD digunakan sebagai bahan triangulasi dan integrasi dengan temuan kuantitatif serta hasil wawancara mendalam. Metode ini sejalan dengan pendekatan yang </w:t>
      </w:r>
      <w:r>
        <w:rPr>
          <w:lang w:val="en-ID"/>
        </w:rPr>
        <w:lastRenderedPageBreak/>
        <w:t xml:space="preserve">digunakan Hapsari </w:t>
      </w:r>
      <w:r>
        <w:rPr>
          <w:i/>
          <w:lang w:val="en-ID"/>
        </w:rPr>
        <w:t>et al.</w:t>
      </w:r>
      <w:r>
        <w:rPr>
          <w:lang w:val="en-ID"/>
        </w:rPr>
        <w:t xml:space="preserve"> (2024) dalam kajian sistem pangan perikanan Indonesia yang melibatkan multi-</w:t>
      </w:r>
      <w:r>
        <w:rPr>
          <w:i/>
          <w:lang w:val="en-ID"/>
        </w:rPr>
        <w:t>stakeholder</w:t>
      </w:r>
      <w:r>
        <w:rPr>
          <w:lang w:val="en-ID"/>
        </w:rPr>
        <w:t xml:space="preserve"> workshop. </w:t>
      </w:r>
    </w:p>
    <w:p w14:paraId="78D9F33B" w14:textId="77777777" w:rsidR="00F74C17" w:rsidRDefault="00F74C17" w:rsidP="00C447A3">
      <w:pPr>
        <w:spacing w:after="120" w:line="360" w:lineRule="auto"/>
        <w:ind w:firstLine="720"/>
        <w:jc w:val="both"/>
        <w:rPr>
          <w:lang w:val="en-ID"/>
        </w:rPr>
      </w:pPr>
    </w:p>
    <w:p w14:paraId="07972F80" w14:textId="58519979" w:rsidR="008A1B1B" w:rsidRPr="008A1B1B" w:rsidRDefault="008A1B1B" w:rsidP="008A1B1B">
      <w:pPr>
        <w:spacing w:after="120" w:line="360" w:lineRule="auto"/>
        <w:jc w:val="center"/>
      </w:pPr>
      <w:r>
        <w:rPr>
          <w:i/>
          <w:iCs/>
        </w:rPr>
        <w:t>Tabel 3.</w:t>
      </w:r>
      <w:del w:id="551" w:author="Ridwan S" w:date="2026-10-03T08:15:00Z">
        <w:r w:rsidDel="00BC3E15">
          <w:rPr>
            <w:i/>
            <w:iCs/>
          </w:rPr>
          <w:delText xml:space="preserve">2 </w:delText>
        </w:r>
      </w:del>
      <w:ins w:id="552" w:author="Ridwan S" w:date="2026-10-03T08:15:00Z">
        <w:r w:rsidR="00BC3E15">
          <w:rPr>
            <w:i/>
            <w:iCs/>
          </w:rPr>
          <w:t xml:space="preserve">3 </w:t>
        </w:r>
      </w:ins>
      <w:r>
        <w:rPr>
          <w:i/>
          <w:iCs/>
        </w:rPr>
        <w:t>Komposisi Peserta FGD</w:t>
      </w:r>
    </w:p>
    <w:tbl>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Change w:id="553" w:author="Ridwan S" w:date="2026-10-02T15:29:00Z">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594"/>
        <w:gridCol w:w="2443"/>
        <w:gridCol w:w="4091"/>
        <w:gridCol w:w="1374"/>
        <w:tblGridChange w:id="554">
          <w:tblGrid>
            <w:gridCol w:w="594"/>
            <w:gridCol w:w="2443"/>
            <w:gridCol w:w="4091"/>
            <w:gridCol w:w="1374"/>
          </w:tblGrid>
        </w:tblGridChange>
      </w:tblGrid>
      <w:tr w:rsidR="008A1B1B" w:rsidRPr="00782535" w14:paraId="1ADC2DE1" w14:textId="77777777" w:rsidTr="00053DA5">
        <w:tc>
          <w:tcPr>
            <w:tcW w:w="594"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Change w:id="555" w:author="Ridwan S" w:date="2026-10-02T15:29:00Z">
              <w:tcPr>
                <w:tcW w:w="594"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34ACD16A" w14:textId="77777777" w:rsidR="008A1B1B" w:rsidRPr="00782535" w:rsidRDefault="008A1B1B" w:rsidP="00E6469C">
            <w:pPr>
              <w:jc w:val="center"/>
            </w:pPr>
            <w:r>
              <w:rPr>
                <w:b/>
                <w:bCs/>
              </w:rPr>
              <w:t>No.</w:t>
            </w:r>
          </w:p>
        </w:tc>
        <w:tc>
          <w:tcPr>
            <w:tcW w:w="2443"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Change w:id="556" w:author="Ridwan S" w:date="2026-10-02T15:29:00Z">
              <w:tcPr>
                <w:tcW w:w="2443"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64EAA7B2" w14:textId="77777777" w:rsidR="008A1B1B" w:rsidRPr="00782535" w:rsidRDefault="008A1B1B" w:rsidP="00E6469C">
            <w:pPr>
              <w:jc w:val="center"/>
            </w:pPr>
            <w:r>
              <w:rPr>
                <w:b/>
                <w:bCs/>
              </w:rPr>
              <w:t>Kelompok Stakeholder</w:t>
            </w:r>
          </w:p>
        </w:tc>
        <w:tc>
          <w:tcPr>
            <w:tcW w:w="4091"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Change w:id="557" w:author="Ridwan S" w:date="2026-10-02T15:29:00Z">
              <w:tcPr>
                <w:tcW w:w="4091"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19304FDA" w14:textId="77777777" w:rsidR="008A1B1B" w:rsidRPr="00782535" w:rsidRDefault="008A1B1B" w:rsidP="00E6469C">
            <w:pPr>
              <w:jc w:val="center"/>
            </w:pPr>
            <w:r>
              <w:rPr>
                <w:b/>
                <w:bCs/>
              </w:rPr>
              <w:t>Instansi/Pihak yang Diwakili</w:t>
            </w:r>
          </w:p>
        </w:tc>
        <w:tc>
          <w:tcPr>
            <w:tcW w:w="1374"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Change w:id="558" w:author="Ridwan S" w:date="2026-10-02T15:29:00Z">
              <w:tcPr>
                <w:tcW w:w="1374" w:type="dxa"/>
                <w:tcBorders>
                  <w:top w:val="single" w:sz="2" w:space="0" w:color="AAAAAA"/>
                  <w:left w:val="single" w:sz="2" w:space="0" w:color="AAAAAA"/>
                  <w:bottom w:val="single" w:sz="2" w:space="0" w:color="AAAAAA"/>
                  <w:right w:val="single" w:sz="2" w:space="0" w:color="AAAAAA"/>
                </w:tcBorders>
                <w:shd w:val="clear" w:color="auto" w:fill="FFE599" w:themeFill="accent4" w:themeFillTint="66"/>
                <w:tcMar>
                  <w:top w:w="80" w:type="dxa"/>
                  <w:left w:w="120" w:type="dxa"/>
                  <w:bottom w:w="80" w:type="dxa"/>
                  <w:right w:w="120" w:type="dxa"/>
                </w:tcMar>
              </w:tcPr>
            </w:tcPrChange>
          </w:tcPr>
          <w:p w14:paraId="6D741F28" w14:textId="7B183176" w:rsidR="008A1B1B" w:rsidRPr="00782535" w:rsidRDefault="008A1B1B" w:rsidP="00E6469C">
            <w:pPr>
              <w:jc w:val="center"/>
            </w:pPr>
            <w:r>
              <w:rPr>
                <w:b/>
                <w:bCs/>
              </w:rPr>
              <w:t>Jumlah peserta</w:t>
            </w:r>
          </w:p>
        </w:tc>
      </w:tr>
      <w:tr w:rsidR="008A1B1B" w:rsidRPr="00782535" w14:paraId="00B94C96" w14:textId="77777777" w:rsidTr="00053DA5">
        <w:tc>
          <w:tcPr>
            <w:tcW w:w="594"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Change w:id="559" w:author="Ridwan S" w:date="2026-10-02T15:29:00Z">
              <w:tcPr>
                <w:tcW w:w="594"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0BD8DD65" w14:textId="77777777" w:rsidR="008A1B1B" w:rsidRPr="00782535" w:rsidRDefault="008A1B1B" w:rsidP="00E6469C">
            <w:pPr>
              <w:rPr>
                <w:sz w:val="22"/>
                <w:szCs w:val="22"/>
              </w:rPr>
            </w:pPr>
            <w:r>
              <w:rPr>
                <w:sz w:val="22"/>
                <w:szCs w:val="22"/>
              </w:rPr>
              <w:t>1</w:t>
            </w:r>
          </w:p>
        </w:tc>
        <w:tc>
          <w:tcPr>
            <w:tcW w:w="2443"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Change w:id="560" w:author="Ridwan S" w:date="2026-10-02T15:29:00Z">
              <w:tcPr>
                <w:tcW w:w="2443"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19B21834" w14:textId="77777777" w:rsidR="008A1B1B" w:rsidRPr="00782535" w:rsidRDefault="008A1B1B" w:rsidP="00E6469C">
            <w:pPr>
              <w:rPr>
                <w:sz w:val="22"/>
                <w:szCs w:val="22"/>
              </w:rPr>
            </w:pPr>
            <w:r>
              <w:rPr>
                <w:sz w:val="22"/>
                <w:szCs w:val="22"/>
              </w:rPr>
              <w:t>Pemerintah Daerah</w:t>
            </w:r>
          </w:p>
        </w:tc>
        <w:tc>
          <w:tcPr>
            <w:tcW w:w="4091"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Change w:id="561" w:author="Ridwan S" w:date="2026-10-02T15:29:00Z">
              <w:tcPr>
                <w:tcW w:w="4091"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0573252" w14:textId="1F75A79D" w:rsidR="008A1B1B" w:rsidRPr="00782535" w:rsidRDefault="00F8088A" w:rsidP="00E6469C">
            <w:pPr>
              <w:rPr>
                <w:sz w:val="22"/>
                <w:szCs w:val="22"/>
              </w:rPr>
            </w:pPr>
            <w:r>
              <w:rPr>
                <w:sz w:val="22"/>
                <w:szCs w:val="22"/>
              </w:rPr>
              <w:t>DKPP Kota Cilegon (1 orang), BAPPERIDA (1 orang)</w:t>
            </w:r>
          </w:p>
        </w:tc>
        <w:tc>
          <w:tcPr>
            <w:tcW w:w="1374"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Change w:id="562" w:author="Ridwan S" w:date="2026-10-02T15:29:00Z">
              <w:tcPr>
                <w:tcW w:w="1374"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0C324CCF" w14:textId="4C814B0D" w:rsidR="008A1B1B" w:rsidRPr="00782535" w:rsidRDefault="008948DD" w:rsidP="00E6469C">
            <w:pPr>
              <w:jc w:val="center"/>
              <w:rPr>
                <w:sz w:val="22"/>
                <w:szCs w:val="22"/>
              </w:rPr>
            </w:pPr>
            <w:r>
              <w:rPr>
                <w:sz w:val="22"/>
                <w:szCs w:val="22"/>
              </w:rPr>
              <w:t>2</w:t>
            </w:r>
          </w:p>
        </w:tc>
      </w:tr>
      <w:tr w:rsidR="008A1B1B" w:rsidRPr="00782535" w14:paraId="7AA5748A" w14:textId="77777777" w:rsidTr="00053DA5">
        <w:tc>
          <w:tcPr>
            <w:tcW w:w="594"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63" w:author="Ridwan S" w:date="2026-10-02T15:29:00Z">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FBBD07C" w14:textId="77777777" w:rsidR="008A1B1B" w:rsidRPr="00782535" w:rsidRDefault="008A1B1B" w:rsidP="00E6469C">
            <w:pPr>
              <w:rPr>
                <w:sz w:val="22"/>
                <w:szCs w:val="22"/>
              </w:rPr>
            </w:pPr>
            <w:r>
              <w:rPr>
                <w:sz w:val="22"/>
                <w:szCs w:val="22"/>
              </w:rPr>
              <w:t>2</w:t>
            </w:r>
          </w:p>
        </w:tc>
        <w:tc>
          <w:tcPr>
            <w:tcW w:w="2443"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64" w:author="Ridwan S" w:date="2026-10-02T15:29:00Z">
              <w:tcPr>
                <w:tcW w:w="2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433A1584" w14:textId="77777777" w:rsidR="008A1B1B" w:rsidRPr="00782535" w:rsidRDefault="008A1B1B" w:rsidP="00E6469C">
            <w:pPr>
              <w:rPr>
                <w:sz w:val="22"/>
                <w:szCs w:val="22"/>
              </w:rPr>
            </w:pPr>
            <w:r>
              <w:rPr>
                <w:sz w:val="22"/>
                <w:szCs w:val="22"/>
              </w:rPr>
              <w:t>Pelaku Usaha Perikanan Tangkap</w:t>
            </w:r>
          </w:p>
        </w:tc>
        <w:tc>
          <w:tcPr>
            <w:tcW w:w="4091"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65" w:author="Ridwan S" w:date="2026-10-02T15:29:00Z">
              <w:tcPr>
                <w:tcW w:w="4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2658408C" w14:textId="56FCD5DE" w:rsidR="008A1B1B" w:rsidRPr="00782535" w:rsidRDefault="00F8088A" w:rsidP="00E6469C">
            <w:pPr>
              <w:rPr>
                <w:sz w:val="22"/>
                <w:szCs w:val="22"/>
              </w:rPr>
            </w:pPr>
            <w:r>
              <w:rPr>
                <w:sz w:val="22"/>
                <w:szCs w:val="22"/>
              </w:rPr>
              <w:t>Ketua KUB nelayan (merangkap pemilik/juragan kapal dan pedagang/pengumpul hasil tangkapan) (2 orang)</w:t>
            </w:r>
          </w:p>
        </w:tc>
        <w:tc>
          <w:tcPr>
            <w:tcW w:w="1374"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66" w:author="Ridwan S" w:date="2026-10-02T15:29:00Z">
              <w:tcPr>
                <w:tcW w:w="13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22B0FB4D" w14:textId="073C4674" w:rsidR="008A1B1B" w:rsidRPr="00782535" w:rsidRDefault="002A1D43" w:rsidP="00E6469C">
            <w:pPr>
              <w:jc w:val="center"/>
              <w:rPr>
                <w:sz w:val="22"/>
                <w:szCs w:val="22"/>
              </w:rPr>
            </w:pPr>
            <w:r>
              <w:rPr>
                <w:sz w:val="22"/>
                <w:szCs w:val="22"/>
              </w:rPr>
              <w:t>2</w:t>
            </w:r>
          </w:p>
        </w:tc>
      </w:tr>
      <w:tr w:rsidR="008A1B1B" w:rsidRPr="00782535" w14:paraId="5F126983" w14:textId="77777777" w:rsidTr="00053DA5">
        <w:tc>
          <w:tcPr>
            <w:tcW w:w="594"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67" w:author="Ridwan S" w:date="2026-10-02T15:29:00Z">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3874BB7C" w14:textId="77777777" w:rsidR="008A1B1B" w:rsidRPr="00782535" w:rsidRDefault="008A1B1B" w:rsidP="00E6469C">
            <w:pPr>
              <w:rPr>
                <w:sz w:val="22"/>
                <w:szCs w:val="22"/>
              </w:rPr>
            </w:pPr>
            <w:r>
              <w:rPr>
                <w:sz w:val="22"/>
                <w:szCs w:val="22"/>
              </w:rPr>
              <w:t>3</w:t>
            </w:r>
          </w:p>
        </w:tc>
        <w:tc>
          <w:tcPr>
            <w:tcW w:w="2443"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68" w:author="Ridwan S" w:date="2026-10-02T15:29:00Z">
              <w:tcPr>
                <w:tcW w:w="24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71494681" w14:textId="77777777" w:rsidR="008A1B1B" w:rsidRPr="00782535" w:rsidRDefault="008A1B1B" w:rsidP="00E6469C">
            <w:pPr>
              <w:rPr>
                <w:sz w:val="22"/>
                <w:szCs w:val="22"/>
              </w:rPr>
            </w:pPr>
            <w:r>
              <w:rPr>
                <w:sz w:val="22"/>
                <w:szCs w:val="22"/>
              </w:rPr>
              <w:t>Masyarakat Pesisir</w:t>
            </w:r>
          </w:p>
        </w:tc>
        <w:tc>
          <w:tcPr>
            <w:tcW w:w="4091"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69" w:author="Ridwan S" w:date="2026-10-02T15:29:00Z">
              <w:tcPr>
                <w:tcW w:w="409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2322C77D" w14:textId="56FCCFAC" w:rsidR="008A1B1B" w:rsidRPr="00782535" w:rsidRDefault="00F8088A" w:rsidP="00E6469C">
            <w:pPr>
              <w:rPr>
                <w:sz w:val="22"/>
                <w:szCs w:val="22"/>
              </w:rPr>
            </w:pPr>
            <w:r>
              <w:rPr>
                <w:sz w:val="22"/>
                <w:szCs w:val="22"/>
              </w:rPr>
              <w:t>Perwakilan kelurahan pesisir (1 orang), pelaku usaha wisata bahari  (1 orang)</w:t>
            </w:r>
          </w:p>
        </w:tc>
        <w:tc>
          <w:tcPr>
            <w:tcW w:w="1374"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70" w:author="Ridwan S" w:date="2026-10-02T15:29:00Z">
              <w:tcPr>
                <w:tcW w:w="137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084BCD5F" w14:textId="168924F2" w:rsidR="008A1B1B" w:rsidRPr="00782535" w:rsidRDefault="00F562E6" w:rsidP="00E6469C">
            <w:pPr>
              <w:jc w:val="center"/>
              <w:rPr>
                <w:sz w:val="22"/>
                <w:szCs w:val="22"/>
              </w:rPr>
            </w:pPr>
            <w:r>
              <w:rPr>
                <w:sz w:val="22"/>
                <w:szCs w:val="22"/>
              </w:rPr>
              <w:t>2</w:t>
            </w:r>
          </w:p>
        </w:tc>
      </w:tr>
      <w:tr w:rsidR="008A1B1B" w:rsidRPr="00782535" w14:paraId="7A42C792" w14:textId="77777777" w:rsidTr="00053DA5">
        <w:tc>
          <w:tcPr>
            <w:tcW w:w="594"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71" w:author="Ridwan S" w:date="2026-10-02T15:29:00Z">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6066A2AD" w14:textId="77777777" w:rsidR="008A1B1B" w:rsidRPr="00782535" w:rsidRDefault="008A1B1B" w:rsidP="00E6469C">
            <w:pPr>
              <w:rPr>
                <w:sz w:val="22"/>
                <w:szCs w:val="22"/>
              </w:rPr>
            </w:pPr>
            <w:r>
              <w:rPr>
                <w:sz w:val="22"/>
                <w:szCs w:val="22"/>
              </w:rPr>
              <w:t>4</w:t>
            </w:r>
          </w:p>
        </w:tc>
        <w:tc>
          <w:tcPr>
            <w:tcW w:w="2443"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72" w:author="Ridwan S" w:date="2026-10-02T15:29:00Z">
              <w:tcPr>
                <w:tcW w:w="2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C7BA9C0" w14:textId="77777777" w:rsidR="008A1B1B" w:rsidRPr="00782535" w:rsidRDefault="008A1B1B" w:rsidP="00E6469C">
            <w:pPr>
              <w:rPr>
                <w:sz w:val="22"/>
                <w:szCs w:val="22"/>
              </w:rPr>
            </w:pPr>
            <w:r>
              <w:rPr>
                <w:sz w:val="22"/>
                <w:szCs w:val="22"/>
              </w:rPr>
              <w:t>Akademisi/organisasi nelayan</w:t>
            </w:r>
          </w:p>
        </w:tc>
        <w:tc>
          <w:tcPr>
            <w:tcW w:w="4091"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73" w:author="Ridwan S" w:date="2026-10-02T15:29:00Z">
              <w:tcPr>
                <w:tcW w:w="4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0F2C21F7" w14:textId="2545E0EB" w:rsidR="008A1B1B" w:rsidRPr="00782535" w:rsidRDefault="00F8088A" w:rsidP="00E6469C">
            <w:pPr>
              <w:rPr>
                <w:sz w:val="22"/>
                <w:szCs w:val="22"/>
              </w:rPr>
            </w:pPr>
            <w:r>
              <w:rPr>
                <w:sz w:val="22"/>
                <w:szCs w:val="22"/>
              </w:rPr>
              <w:t>Perguruan tinggi setempat (1 orang), organisasi nelayan (1 orang)</w:t>
            </w:r>
            <w:r>
              <w:rPr>
                <w:sz w:val="22"/>
                <w:szCs w:val="22"/>
              </w:rPr>
              <w:tab/>
            </w:r>
          </w:p>
        </w:tc>
        <w:tc>
          <w:tcPr>
            <w:tcW w:w="1374"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Change w:id="574" w:author="Ridwan S" w:date="2026-10-02T15:29:00Z">
              <w:tcPr>
                <w:tcW w:w="13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2B1FB3D5" w14:textId="12FB7398" w:rsidR="008A1B1B" w:rsidRPr="00782535" w:rsidRDefault="00F8088A" w:rsidP="00E6469C">
            <w:pPr>
              <w:jc w:val="center"/>
              <w:rPr>
                <w:sz w:val="22"/>
                <w:szCs w:val="22"/>
              </w:rPr>
            </w:pPr>
            <w:r>
              <w:rPr>
                <w:sz w:val="22"/>
                <w:szCs w:val="22"/>
              </w:rPr>
              <w:t>2</w:t>
            </w:r>
          </w:p>
        </w:tc>
      </w:tr>
      <w:tr w:rsidR="008A1B1B" w:rsidRPr="00782535" w14:paraId="06BE5A8B" w14:textId="77777777" w:rsidTr="00053DA5">
        <w:tc>
          <w:tcPr>
            <w:tcW w:w="594"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75" w:author="Ridwan S" w:date="2026-10-02T15:29:00Z">
              <w:tcPr>
                <w:tcW w:w="59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EEF1A08" w14:textId="77777777" w:rsidR="008A1B1B" w:rsidRPr="00782535" w:rsidRDefault="008A1B1B" w:rsidP="00E6469C">
            <w:pPr>
              <w:rPr>
                <w:sz w:val="22"/>
                <w:szCs w:val="22"/>
              </w:rPr>
            </w:pPr>
            <w:r>
              <w:rPr>
                <w:sz w:val="22"/>
                <w:szCs w:val="22"/>
              </w:rPr>
              <w:t>5</w:t>
            </w:r>
          </w:p>
        </w:tc>
        <w:tc>
          <w:tcPr>
            <w:tcW w:w="2443"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76" w:author="Ridwan S" w:date="2026-10-02T15:29:00Z">
              <w:tcPr>
                <w:tcW w:w="244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5C6979F" w14:textId="77777777" w:rsidR="008A1B1B" w:rsidRPr="00782535" w:rsidRDefault="008A1B1B" w:rsidP="00E6469C">
            <w:pPr>
              <w:rPr>
                <w:sz w:val="22"/>
                <w:szCs w:val="22"/>
              </w:rPr>
            </w:pPr>
            <w:r>
              <w:rPr>
                <w:sz w:val="22"/>
                <w:szCs w:val="22"/>
              </w:rPr>
              <w:t>Industri Sekitar Pesisir</w:t>
            </w:r>
          </w:p>
        </w:tc>
        <w:tc>
          <w:tcPr>
            <w:tcW w:w="4091"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77" w:author="Ridwan S" w:date="2026-10-02T15:29:00Z">
              <w:tcPr>
                <w:tcW w:w="409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0EB38C33" w14:textId="765E97BD" w:rsidR="008A1B1B" w:rsidRPr="00782535" w:rsidRDefault="00F8088A" w:rsidP="00E6469C">
            <w:pPr>
              <w:rPr>
                <w:sz w:val="22"/>
                <w:szCs w:val="22"/>
              </w:rPr>
            </w:pPr>
            <w:r>
              <w:rPr>
                <w:sz w:val="22"/>
                <w:szCs w:val="22"/>
              </w:rPr>
              <w:t>Industri Sekitar Pesisir (2 orang)</w:t>
            </w:r>
          </w:p>
        </w:tc>
        <w:tc>
          <w:tcPr>
            <w:tcW w:w="1374"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Change w:id="578" w:author="Ridwan S" w:date="2026-10-02T15:29:00Z">
              <w:tcPr>
                <w:tcW w:w="137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1916476A" w14:textId="70F98823" w:rsidR="008A1B1B" w:rsidRPr="00782535" w:rsidRDefault="002A1D43" w:rsidP="00E6469C">
            <w:pPr>
              <w:jc w:val="center"/>
              <w:rPr>
                <w:sz w:val="22"/>
                <w:szCs w:val="22"/>
              </w:rPr>
            </w:pPr>
            <w:r>
              <w:rPr>
                <w:sz w:val="22"/>
                <w:szCs w:val="22"/>
              </w:rPr>
              <w:t>2</w:t>
            </w:r>
          </w:p>
        </w:tc>
      </w:tr>
      <w:tr w:rsidR="008A1B1B" w:rsidRPr="00782535" w14:paraId="7FC81416" w14:textId="77777777" w:rsidTr="00053DA5">
        <w:tc>
          <w:tcPr>
            <w:tcW w:w="594"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Change w:id="579" w:author="Ridwan S" w:date="2026-10-02T15:29:00Z">
              <w:tcPr>
                <w:tcW w:w="5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4FA44057" w14:textId="77777777" w:rsidR="008A1B1B" w:rsidRPr="00782535" w:rsidRDefault="008A1B1B" w:rsidP="00E6469C">
            <w:pPr>
              <w:rPr>
                <w:b/>
                <w:bCs/>
                <w:sz w:val="22"/>
                <w:szCs w:val="22"/>
              </w:rPr>
            </w:pPr>
          </w:p>
        </w:tc>
        <w:tc>
          <w:tcPr>
            <w:tcW w:w="2443"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Change w:id="580" w:author="Ridwan S" w:date="2026-10-02T15:29:00Z">
              <w:tcPr>
                <w:tcW w:w="2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6B452C22" w14:textId="77777777" w:rsidR="008A1B1B" w:rsidRPr="00782535" w:rsidRDefault="008A1B1B" w:rsidP="00E6469C">
            <w:pPr>
              <w:rPr>
                <w:b/>
                <w:bCs/>
                <w:sz w:val="22"/>
                <w:szCs w:val="22"/>
              </w:rPr>
            </w:pPr>
            <w:r>
              <w:rPr>
                <w:b/>
                <w:bCs/>
                <w:sz w:val="22"/>
                <w:szCs w:val="22"/>
              </w:rPr>
              <w:t>Total</w:t>
            </w:r>
          </w:p>
        </w:tc>
        <w:tc>
          <w:tcPr>
            <w:tcW w:w="4091"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Change w:id="581" w:author="Ridwan S" w:date="2026-10-02T15:29:00Z">
              <w:tcPr>
                <w:tcW w:w="4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7BB0F15" w14:textId="77777777" w:rsidR="008A1B1B" w:rsidRPr="00782535" w:rsidRDefault="008A1B1B" w:rsidP="00E6469C">
            <w:pPr>
              <w:rPr>
                <w:b/>
                <w:bCs/>
                <w:sz w:val="22"/>
                <w:szCs w:val="22"/>
              </w:rPr>
            </w:pPr>
          </w:p>
        </w:tc>
        <w:tc>
          <w:tcPr>
            <w:tcW w:w="1374"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Change w:id="582" w:author="Ridwan S" w:date="2026-10-02T15:29:00Z">
              <w:tcPr>
                <w:tcW w:w="13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3E3E86D9" w14:textId="7E42A4A0" w:rsidR="008A1B1B" w:rsidRPr="00782535" w:rsidRDefault="00536B01" w:rsidP="00536B01">
            <w:pPr>
              <w:jc w:val="center"/>
              <w:rPr>
                <w:b/>
                <w:bCs/>
                <w:sz w:val="22"/>
                <w:szCs w:val="22"/>
              </w:rPr>
            </w:pPr>
            <w:r>
              <w:rPr>
                <w:b/>
                <w:bCs/>
                <w:sz w:val="22"/>
                <w:szCs w:val="22"/>
              </w:rPr>
              <w:t>10</w:t>
            </w:r>
          </w:p>
        </w:tc>
      </w:tr>
    </w:tbl>
    <w:p w14:paraId="2FD470AE" w14:textId="77777777" w:rsidR="008A1B1B" w:rsidRDefault="008A1B1B" w:rsidP="008A1B1B">
      <w:pPr>
        <w:spacing w:after="120" w:line="360" w:lineRule="auto"/>
        <w:jc w:val="both"/>
        <w:rPr>
          <w:lang w:val="en-ID"/>
        </w:rPr>
      </w:pPr>
    </w:p>
    <w:p w14:paraId="32F7DAB0" w14:textId="77777777" w:rsidR="002A1D43" w:rsidRDefault="002A1D43">
      <w:pPr>
        <w:rPr>
          <w:b/>
          <w:bCs/>
          <w:lang w:val="en-ID"/>
        </w:rPr>
      </w:pPr>
      <w:r>
        <w:rPr>
          <w:b/>
          <w:bCs/>
          <w:lang w:val="en-ID"/>
        </w:rPr>
        <w:br w:type="page"/>
      </w:r>
    </w:p>
    <w:p w14:paraId="5176A239" w14:textId="57AA1516" w:rsidR="00F1653A" w:rsidRPr="00F1653A" w:rsidRDefault="00F1653A" w:rsidP="00F1653A">
      <w:pPr>
        <w:spacing w:line="360" w:lineRule="auto"/>
        <w:jc w:val="both"/>
        <w:rPr>
          <w:lang w:val="en-ID"/>
        </w:rPr>
      </w:pPr>
      <w:r>
        <w:rPr>
          <w:b/>
          <w:bCs/>
          <w:lang w:val="en-ID"/>
        </w:rPr>
        <w:lastRenderedPageBreak/>
        <w:t>F. Variabel dan Indikator Penelitian</w:t>
      </w:r>
    </w:p>
    <w:p w14:paraId="4F3A4284" w14:textId="61933F74" w:rsidR="00F1653A" w:rsidRDefault="00F1653A" w:rsidP="00352B31">
      <w:pPr>
        <w:spacing w:line="360" w:lineRule="auto"/>
        <w:ind w:firstLine="720"/>
        <w:jc w:val="both"/>
        <w:rPr>
          <w:lang w:val="en-ID"/>
        </w:rPr>
      </w:pPr>
      <w:r>
        <w:rPr>
          <w:lang w:val="en-ID"/>
        </w:rPr>
        <w:t xml:space="preserve">Variabel penelitian dan indikatornya disusun berdasarkan sintesis dari literatur terkait pengelolaan perikanan tangkap berkelanjutan dan analisis </w:t>
      </w:r>
      <w:r>
        <w:rPr>
          <w:i/>
          <w:lang w:val="en-ID"/>
        </w:rPr>
        <w:t>stakeholder</w:t>
      </w:r>
      <w:r>
        <w:rPr>
          <w:lang w:val="en-ID"/>
        </w:rPr>
        <w:t>, sebagaimana dirangkum dalam Tabel 3.3 berikut.</w:t>
      </w:r>
    </w:p>
    <w:p w14:paraId="67CC0C77" w14:textId="1A071736" w:rsidR="007153C3" w:rsidRDefault="007153C3" w:rsidP="00352B31">
      <w:pPr>
        <w:spacing w:line="360" w:lineRule="auto"/>
        <w:ind w:firstLine="720"/>
        <w:jc w:val="both"/>
        <w:rPr>
          <w:lang w:val="en-ID"/>
        </w:rPr>
      </w:pPr>
    </w:p>
    <w:p w14:paraId="5D858A4B" w14:textId="6508FD9B" w:rsidR="007153C3" w:rsidRPr="007153C3" w:rsidRDefault="007153C3" w:rsidP="007153C3">
      <w:pPr>
        <w:spacing w:line="360" w:lineRule="auto"/>
        <w:ind w:firstLine="720"/>
        <w:jc w:val="center"/>
      </w:pPr>
      <w:commentRangeStart w:id="583"/>
      <w:commentRangeStart w:id="584"/>
      <w:r>
        <w:rPr>
          <w:i/>
          <w:iCs/>
        </w:rPr>
        <w:t>Tabel 3.</w:t>
      </w:r>
      <w:del w:id="585" w:author="Ridwan S" w:date="2026-10-03T08:16:00Z">
        <w:r w:rsidDel="00BB1D18">
          <w:rPr>
            <w:i/>
            <w:iCs/>
          </w:rPr>
          <w:delText xml:space="preserve">3 </w:delText>
        </w:r>
      </w:del>
      <w:ins w:id="586" w:author="Ridwan S" w:date="2026-10-03T08:16:00Z">
        <w:r w:rsidR="00BB1D18">
          <w:rPr>
            <w:i/>
            <w:iCs/>
          </w:rPr>
          <w:t xml:space="preserve">4 </w:t>
        </w:r>
      </w:ins>
      <w:r>
        <w:rPr>
          <w:i/>
          <w:iCs/>
        </w:rPr>
        <w:t>Variabel dan Indikator Penelitian</w:t>
      </w:r>
      <w:commentRangeEnd w:id="583"/>
      <w:commentRangeEnd w:id="584"/>
      <w:r>
        <w:rPr>
          <w:rStyle w:val="CommentReference"/>
          <w:sz w:val="24"/>
          <w:szCs w:val="24"/>
        </w:rPr>
        <w:commentReference w:id="583"/>
      </w:r>
      <w:r>
        <w:rPr>
          <w:rStyle w:val="CommentReference"/>
        </w:rPr>
        <w:commentReference w:id="584"/>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977"/>
        <w:gridCol w:w="3413"/>
        <w:gridCol w:w="3076"/>
      </w:tblGrid>
      <w:tr w:rsidR="00782535" w:rsidRPr="00782535" w14:paraId="71D3A31C" w14:textId="77777777" w:rsidTr="00DA334D">
        <w:tc>
          <w:tcPr>
            <w:tcW w:w="594"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
          <w:p w14:paraId="79421136" w14:textId="77777777" w:rsidR="00202DBA" w:rsidRPr="00782535" w:rsidRDefault="00202DBA" w:rsidP="00090ACC">
            <w:pPr>
              <w:spacing w:line="360" w:lineRule="auto"/>
            </w:pPr>
            <w:r>
              <w:rPr>
                <w:b/>
                <w:bCs/>
              </w:rPr>
              <w:t>No.</w:t>
            </w:r>
          </w:p>
        </w:tc>
        <w:tc>
          <w:tcPr>
            <w:tcW w:w="1977"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
          <w:p w14:paraId="769B32E9" w14:textId="0C347CD7" w:rsidR="00202DBA" w:rsidRPr="00782535" w:rsidRDefault="00202DBA" w:rsidP="00090ACC">
            <w:pPr>
              <w:spacing w:line="360" w:lineRule="auto"/>
            </w:pPr>
            <w:r>
              <w:rPr>
                <w:b/>
                <w:bCs/>
              </w:rPr>
              <w:t>Variabel</w:t>
            </w:r>
          </w:p>
        </w:tc>
        <w:tc>
          <w:tcPr>
            <w:tcW w:w="3413"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
          <w:p w14:paraId="3AFCFCDF" w14:textId="003FC7F9" w:rsidR="00202DBA" w:rsidRPr="00782535" w:rsidRDefault="00202DBA" w:rsidP="00090ACC">
            <w:pPr>
              <w:spacing w:line="360" w:lineRule="auto"/>
            </w:pPr>
            <w:r>
              <w:rPr>
                <w:b/>
                <w:bCs/>
              </w:rPr>
              <w:t>Indikator</w:t>
            </w:r>
          </w:p>
        </w:tc>
        <w:tc>
          <w:tcPr>
            <w:tcW w:w="3076" w:type="dxa"/>
            <w:tcBorders>
              <w:top w:val="single" w:sz="2" w:space="0" w:color="AAAAAA"/>
              <w:left w:val="nil"/>
              <w:bottom w:val="single" w:sz="2" w:space="0" w:color="AAAAAA"/>
              <w:right w:val="nil"/>
            </w:tcBorders>
            <w:shd w:val="clear" w:color="auto" w:fill="FFE599" w:themeFill="accent4" w:themeFillTint="66"/>
            <w:tcMar>
              <w:top w:w="80" w:type="dxa"/>
              <w:left w:w="120" w:type="dxa"/>
              <w:bottom w:w="80" w:type="dxa"/>
              <w:right w:w="120" w:type="dxa"/>
            </w:tcMar>
          </w:tcPr>
          <w:p w14:paraId="167DC3F7" w14:textId="77777777" w:rsidR="00202DBA" w:rsidRPr="00782535" w:rsidRDefault="00202DBA" w:rsidP="00090ACC">
            <w:pPr>
              <w:spacing w:line="360" w:lineRule="auto"/>
            </w:pPr>
            <w:r>
              <w:rPr>
                <w:b/>
                <w:bCs/>
              </w:rPr>
              <w:t>Sumber Acuan</w:t>
            </w:r>
          </w:p>
        </w:tc>
      </w:tr>
      <w:tr w:rsidR="008521B1" w:rsidRPr="00140B1E" w14:paraId="226AC32C" w14:textId="77777777" w:rsidTr="00DA334D">
        <w:tc>
          <w:tcPr>
            <w:tcW w:w="594"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
          <w:p w14:paraId="5F2554D8" w14:textId="0C35C20C" w:rsidR="008521B1" w:rsidRPr="00140B1E" w:rsidRDefault="008521B1" w:rsidP="008521B1">
            <w:pPr>
              <w:rPr>
                <w:sz w:val="22"/>
                <w:szCs w:val="22"/>
              </w:rPr>
            </w:pPr>
            <w:r>
              <w:rPr>
                <w:sz w:val="22"/>
                <w:szCs w:val="22"/>
              </w:rPr>
              <w:t>1</w:t>
            </w:r>
          </w:p>
        </w:tc>
        <w:tc>
          <w:tcPr>
            <w:tcW w:w="1977"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
          <w:p w14:paraId="3634BD0F" w14:textId="1BA04E12" w:rsidR="008521B1" w:rsidRPr="00140B1E" w:rsidRDefault="008521B1" w:rsidP="008521B1">
            <w:pPr>
              <w:rPr>
                <w:sz w:val="22"/>
                <w:szCs w:val="22"/>
              </w:rPr>
            </w:pPr>
            <w:r>
              <w:rPr>
                <w:sz w:val="22"/>
                <w:szCs w:val="22"/>
              </w:rPr>
              <w:t>Persepsi terhadap Kondisi Ekologi</w:t>
            </w:r>
          </w:p>
        </w:tc>
        <w:tc>
          <w:tcPr>
            <w:tcW w:w="3413"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
          <w:p w14:paraId="2045B314" w14:textId="77815D00" w:rsidR="008521B1" w:rsidRPr="00140B1E" w:rsidRDefault="008521B1" w:rsidP="008521B1">
            <w:pPr>
              <w:rPr>
                <w:sz w:val="22"/>
                <w:szCs w:val="22"/>
              </w:rPr>
            </w:pPr>
            <w:r>
              <w:rPr>
                <w:sz w:val="22"/>
                <w:szCs w:val="22"/>
              </w:rPr>
              <w:t>Ketersediaan dan kondisi stok ikan; kualitas ekosistem pesisir; dampak aktivitas penangkapan; dampak aktivitas industri terhadap lingkungan perairan</w:t>
            </w:r>
          </w:p>
        </w:tc>
        <w:tc>
          <w:tcPr>
            <w:tcW w:w="3076" w:type="dxa"/>
            <w:tcBorders>
              <w:top w:val="single" w:sz="2" w:space="0" w:color="AAAAAA"/>
              <w:left w:val="nil"/>
              <w:bottom w:val="single" w:sz="1" w:space="0" w:color="AAAAAA"/>
              <w:right w:val="nil"/>
            </w:tcBorders>
            <w:shd w:val="clear" w:color="auto" w:fill="EBF3FB"/>
            <w:tcMar>
              <w:top w:w="80" w:type="dxa"/>
              <w:left w:w="120" w:type="dxa"/>
              <w:bottom w:w="80" w:type="dxa"/>
              <w:right w:w="120" w:type="dxa"/>
            </w:tcMar>
          </w:tcPr>
          <w:p w14:paraId="2CF3DCCF" w14:textId="11F250B7" w:rsidR="008521B1" w:rsidRPr="00140B1E" w:rsidRDefault="008521B1" w:rsidP="008521B1">
            <w:pPr>
              <w:rPr>
                <w:sz w:val="22"/>
                <w:szCs w:val="22"/>
              </w:rPr>
            </w:pPr>
            <w:r>
              <w:rPr>
                <w:sz w:val="22"/>
                <w:szCs w:val="22"/>
              </w:rPr>
              <w:t>FAO (1995, 2003)</w:t>
            </w:r>
          </w:p>
        </w:tc>
      </w:tr>
      <w:tr w:rsidR="008521B1" w:rsidRPr="00140B1E" w14:paraId="002FD417" w14:textId="77777777" w:rsidTr="00DA334D">
        <w:tc>
          <w:tcPr>
            <w:tcW w:w="594"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74CE3DE2" w14:textId="1B3F29B4" w:rsidR="008521B1" w:rsidRPr="00140B1E" w:rsidRDefault="008521B1" w:rsidP="008521B1">
            <w:pPr>
              <w:rPr>
                <w:sz w:val="22"/>
                <w:szCs w:val="22"/>
              </w:rPr>
            </w:pPr>
            <w:r>
              <w:rPr>
                <w:sz w:val="22"/>
                <w:szCs w:val="22"/>
              </w:rPr>
              <w:t>2</w:t>
            </w:r>
          </w:p>
        </w:tc>
        <w:tc>
          <w:tcPr>
            <w:tcW w:w="1977"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2728EB35" w14:textId="794F1F91" w:rsidR="008521B1" w:rsidRPr="00140B1E" w:rsidRDefault="008521B1" w:rsidP="008521B1">
            <w:pPr>
              <w:rPr>
                <w:sz w:val="22"/>
                <w:szCs w:val="22"/>
              </w:rPr>
            </w:pPr>
            <w:r>
              <w:rPr>
                <w:sz w:val="22"/>
                <w:szCs w:val="22"/>
              </w:rPr>
              <w:t>Persepsi terhadap Aspek Ekonomi</w:t>
            </w:r>
          </w:p>
        </w:tc>
        <w:tc>
          <w:tcPr>
            <w:tcW w:w="3413"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67D41D81" w14:textId="67AF9AF7" w:rsidR="008521B1" w:rsidRPr="00140B1E" w:rsidRDefault="008521B1" w:rsidP="008521B1">
            <w:pPr>
              <w:rPr>
                <w:sz w:val="22"/>
                <w:szCs w:val="22"/>
              </w:rPr>
            </w:pPr>
            <w:r>
              <w:rPr>
                <w:sz w:val="22"/>
                <w:szCs w:val="22"/>
              </w:rPr>
              <w:t>Kontribusi perikanan terhadap pendapatan; biaya operasional; akses terhadap modal dan pasar; nilai tambah produk perikanan</w:t>
            </w:r>
          </w:p>
        </w:tc>
        <w:tc>
          <w:tcPr>
            <w:tcW w:w="3076"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4F7CC21E" w14:textId="7BC951D7" w:rsidR="008521B1" w:rsidRPr="00140B1E" w:rsidRDefault="008521B1" w:rsidP="008521B1">
            <w:pPr>
              <w:rPr>
                <w:sz w:val="22"/>
                <w:szCs w:val="22"/>
              </w:rPr>
            </w:pPr>
            <w:r>
              <w:rPr>
                <w:sz w:val="22"/>
                <w:szCs w:val="22"/>
              </w:rPr>
              <w:t xml:space="preserve">Béné </w:t>
            </w:r>
            <w:r>
              <w:rPr>
                <w:i/>
                <w:sz w:val="22"/>
                <w:szCs w:val="22"/>
              </w:rPr>
              <w:t>et al.</w:t>
            </w:r>
            <w:r>
              <w:rPr>
                <w:sz w:val="22"/>
                <w:szCs w:val="22"/>
              </w:rPr>
              <w:t xml:space="preserve"> (2010); Charles (2001)</w:t>
            </w:r>
          </w:p>
        </w:tc>
      </w:tr>
      <w:tr w:rsidR="008521B1" w:rsidRPr="00140B1E" w14:paraId="2DE0B91E" w14:textId="77777777" w:rsidTr="00DA334D">
        <w:tc>
          <w:tcPr>
            <w:tcW w:w="594"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45E82C01" w14:textId="0F2F3C55" w:rsidR="008521B1" w:rsidRPr="00140B1E" w:rsidRDefault="008521B1" w:rsidP="008521B1">
            <w:pPr>
              <w:rPr>
                <w:sz w:val="22"/>
                <w:szCs w:val="22"/>
              </w:rPr>
            </w:pPr>
            <w:r>
              <w:rPr>
                <w:sz w:val="22"/>
                <w:szCs w:val="22"/>
              </w:rPr>
              <w:t>3</w:t>
            </w:r>
          </w:p>
        </w:tc>
        <w:tc>
          <w:tcPr>
            <w:tcW w:w="1977"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76ECFE4C" w14:textId="48744B14" w:rsidR="008521B1" w:rsidRPr="00140B1E" w:rsidRDefault="008521B1" w:rsidP="008521B1">
            <w:pPr>
              <w:rPr>
                <w:sz w:val="22"/>
                <w:szCs w:val="22"/>
              </w:rPr>
            </w:pPr>
            <w:r>
              <w:rPr>
                <w:sz w:val="22"/>
                <w:szCs w:val="22"/>
              </w:rPr>
              <w:t>Persepsi terhadap Aspek Sosial</w:t>
            </w:r>
          </w:p>
        </w:tc>
        <w:tc>
          <w:tcPr>
            <w:tcW w:w="3413"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7CE4B353" w14:textId="48E668A0" w:rsidR="008521B1" w:rsidRPr="00140B1E" w:rsidRDefault="008521B1" w:rsidP="008521B1">
            <w:pPr>
              <w:rPr>
                <w:sz w:val="22"/>
                <w:szCs w:val="22"/>
              </w:rPr>
            </w:pPr>
            <w:r>
              <w:rPr>
                <w:sz w:val="22"/>
                <w:szCs w:val="22"/>
              </w:rPr>
              <w:t>Kohesi sosial masyarakat nelayan; konflik antar</w:t>
            </w:r>
            <w:r>
              <w:rPr>
                <w:i/>
                <w:sz w:val="22"/>
                <w:szCs w:val="22"/>
              </w:rPr>
              <w:t>stakeholder</w:t>
            </w:r>
            <w:r>
              <w:rPr>
                <w:sz w:val="22"/>
                <w:szCs w:val="22"/>
              </w:rPr>
              <w:t>; kesetaraan akses terhadap sumber daya; keberlanjutan mata pencaharian</w:t>
            </w:r>
          </w:p>
        </w:tc>
        <w:tc>
          <w:tcPr>
            <w:tcW w:w="3076"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6CC071F5" w14:textId="6F7A730D" w:rsidR="008521B1" w:rsidRPr="00140B1E" w:rsidRDefault="008521B1" w:rsidP="008521B1">
            <w:pPr>
              <w:rPr>
                <w:sz w:val="22"/>
                <w:szCs w:val="22"/>
              </w:rPr>
            </w:pPr>
            <w:r>
              <w:rPr>
                <w:sz w:val="22"/>
                <w:szCs w:val="22"/>
              </w:rPr>
              <w:t xml:space="preserve">Charles (2001); Jentoft &amp; Chuenpagdee (2009); Kismartini </w:t>
            </w:r>
            <w:r>
              <w:rPr>
                <w:i/>
                <w:sz w:val="22"/>
                <w:szCs w:val="22"/>
              </w:rPr>
              <w:t>et al.</w:t>
            </w:r>
            <w:r>
              <w:rPr>
                <w:sz w:val="22"/>
                <w:szCs w:val="22"/>
              </w:rPr>
              <w:t xml:space="preserve"> (2023)</w:t>
            </w:r>
          </w:p>
        </w:tc>
      </w:tr>
      <w:tr w:rsidR="008521B1" w:rsidRPr="00140B1E" w14:paraId="63138F28" w14:textId="77777777" w:rsidTr="00DA334D">
        <w:tc>
          <w:tcPr>
            <w:tcW w:w="594"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212A8A25" w14:textId="69E795E9" w:rsidR="008521B1" w:rsidRPr="00140B1E" w:rsidRDefault="008521B1" w:rsidP="008521B1">
            <w:pPr>
              <w:rPr>
                <w:sz w:val="22"/>
                <w:szCs w:val="22"/>
              </w:rPr>
            </w:pPr>
            <w:r>
              <w:rPr>
                <w:sz w:val="22"/>
                <w:szCs w:val="22"/>
              </w:rPr>
              <w:t>4</w:t>
            </w:r>
          </w:p>
        </w:tc>
        <w:tc>
          <w:tcPr>
            <w:tcW w:w="1977"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78026389" w14:textId="22C66884" w:rsidR="008521B1" w:rsidRPr="00140B1E" w:rsidRDefault="008521B1" w:rsidP="008521B1">
            <w:pPr>
              <w:rPr>
                <w:sz w:val="22"/>
                <w:szCs w:val="22"/>
              </w:rPr>
            </w:pPr>
            <w:r>
              <w:rPr>
                <w:sz w:val="22"/>
                <w:szCs w:val="22"/>
              </w:rPr>
              <w:t>Persepsi terhadap Tata Kelola/ governance</w:t>
            </w:r>
          </w:p>
        </w:tc>
        <w:tc>
          <w:tcPr>
            <w:tcW w:w="3413"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2D667804" w14:textId="0C49919F" w:rsidR="00D84BD6" w:rsidRPr="00D84BD6" w:rsidRDefault="00D84BD6" w:rsidP="00D84BD6">
            <w:pPr>
              <w:rPr>
                <w:sz w:val="22"/>
                <w:szCs w:val="22"/>
              </w:rPr>
            </w:pPr>
            <w:r>
              <w:rPr>
                <w:sz w:val="22"/>
                <w:szCs w:val="22"/>
              </w:rPr>
              <w:t>Transparansi informasi;</w:t>
            </w:r>
          </w:p>
          <w:p w14:paraId="4F170B24" w14:textId="77777777" w:rsidR="00D84BD6" w:rsidRPr="00D84BD6" w:rsidRDefault="00D84BD6" w:rsidP="00D84BD6">
            <w:pPr>
              <w:rPr>
                <w:sz w:val="22"/>
                <w:szCs w:val="22"/>
              </w:rPr>
            </w:pPr>
            <w:r>
              <w:rPr>
                <w:sz w:val="22"/>
                <w:szCs w:val="22"/>
              </w:rPr>
              <w:t>keterbukaan pengambilan keputusan;</w:t>
            </w:r>
          </w:p>
          <w:p w14:paraId="42134E2D" w14:textId="77777777" w:rsidR="00D84BD6" w:rsidRPr="00D84BD6" w:rsidRDefault="00D84BD6" w:rsidP="00D84BD6">
            <w:pPr>
              <w:rPr>
                <w:sz w:val="22"/>
                <w:szCs w:val="22"/>
              </w:rPr>
            </w:pPr>
            <w:r>
              <w:rPr>
                <w:sz w:val="22"/>
                <w:szCs w:val="22"/>
              </w:rPr>
              <w:t>akuntabilitas;</w:t>
            </w:r>
          </w:p>
          <w:p w14:paraId="79AAF5FA" w14:textId="77777777" w:rsidR="00D84BD6" w:rsidRPr="00D84BD6" w:rsidRDefault="00D84BD6" w:rsidP="00D84BD6">
            <w:pPr>
              <w:rPr>
                <w:sz w:val="22"/>
                <w:szCs w:val="22"/>
              </w:rPr>
            </w:pPr>
            <w:r>
              <w:rPr>
                <w:sz w:val="22"/>
                <w:szCs w:val="22"/>
              </w:rPr>
              <w:t>koordinasi lintas sektor;</w:t>
            </w:r>
          </w:p>
          <w:p w14:paraId="2EAB6BA9" w14:textId="600413D9" w:rsidR="00D84BD6" w:rsidRPr="00D84BD6" w:rsidRDefault="00D84BD6" w:rsidP="00D84BD6">
            <w:pPr>
              <w:rPr>
                <w:sz w:val="22"/>
                <w:szCs w:val="22"/>
              </w:rPr>
            </w:pPr>
            <w:r>
              <w:rPr>
                <w:sz w:val="22"/>
                <w:szCs w:val="22"/>
              </w:rPr>
              <w:t xml:space="preserve">integrasi kepentingan </w:t>
            </w:r>
            <w:r>
              <w:rPr>
                <w:i/>
                <w:sz w:val="22"/>
                <w:szCs w:val="22"/>
              </w:rPr>
              <w:t>stakeholder</w:t>
            </w:r>
            <w:r>
              <w:rPr>
                <w:sz w:val="22"/>
                <w:szCs w:val="22"/>
              </w:rPr>
              <w:t>;</w:t>
            </w:r>
          </w:p>
          <w:p w14:paraId="014E0558" w14:textId="77777777" w:rsidR="00D84BD6" w:rsidRPr="00D84BD6" w:rsidRDefault="00D84BD6" w:rsidP="00D84BD6">
            <w:pPr>
              <w:rPr>
                <w:sz w:val="22"/>
                <w:szCs w:val="22"/>
              </w:rPr>
            </w:pPr>
            <w:r>
              <w:rPr>
                <w:sz w:val="22"/>
                <w:szCs w:val="22"/>
              </w:rPr>
              <w:t>konsistensi kebijakan;</w:t>
            </w:r>
          </w:p>
          <w:p w14:paraId="0EB18485" w14:textId="66CBCAE7" w:rsidR="008521B1" w:rsidRPr="00140B1E" w:rsidRDefault="00D84BD6" w:rsidP="00D84BD6">
            <w:pPr>
              <w:rPr>
                <w:sz w:val="22"/>
                <w:szCs w:val="22"/>
              </w:rPr>
            </w:pPr>
            <w:r>
              <w:rPr>
                <w:sz w:val="22"/>
                <w:szCs w:val="22"/>
              </w:rPr>
              <w:t>penggunaan data/informasi dalam pengambilan keputusan.</w:t>
            </w:r>
          </w:p>
        </w:tc>
        <w:tc>
          <w:tcPr>
            <w:tcW w:w="3076" w:type="dxa"/>
            <w:tcBorders>
              <w:top w:val="single" w:sz="1" w:space="0" w:color="AAAAAA"/>
              <w:left w:val="nil"/>
              <w:bottom w:val="single" w:sz="1" w:space="0" w:color="AAAAAA"/>
              <w:right w:val="nil"/>
            </w:tcBorders>
            <w:shd w:val="clear" w:color="auto" w:fill="FFFFFF"/>
            <w:tcMar>
              <w:top w:w="80" w:type="dxa"/>
              <w:left w:w="120" w:type="dxa"/>
              <w:bottom w:w="80" w:type="dxa"/>
              <w:right w:w="120" w:type="dxa"/>
            </w:tcMar>
          </w:tcPr>
          <w:p w14:paraId="4B359EA2" w14:textId="72791969" w:rsidR="008521B1" w:rsidRPr="00140B1E" w:rsidRDefault="008521B1" w:rsidP="008521B1">
            <w:pPr>
              <w:rPr>
                <w:sz w:val="22"/>
                <w:szCs w:val="22"/>
              </w:rPr>
            </w:pPr>
            <w:r>
              <w:rPr>
                <w:sz w:val="22"/>
                <w:szCs w:val="22"/>
              </w:rPr>
              <w:t xml:space="preserve">OECD (2020); Reed </w:t>
            </w:r>
            <w:r>
              <w:rPr>
                <w:i/>
                <w:sz w:val="22"/>
                <w:szCs w:val="22"/>
              </w:rPr>
              <w:t>et al.</w:t>
            </w:r>
            <w:r>
              <w:rPr>
                <w:sz w:val="22"/>
                <w:szCs w:val="22"/>
              </w:rPr>
              <w:t xml:space="preserve"> (2009); Aprian </w:t>
            </w:r>
            <w:r>
              <w:rPr>
                <w:i/>
                <w:sz w:val="22"/>
                <w:szCs w:val="22"/>
              </w:rPr>
              <w:t>et al.</w:t>
            </w:r>
            <w:r>
              <w:rPr>
                <w:sz w:val="22"/>
                <w:szCs w:val="22"/>
              </w:rPr>
              <w:t xml:space="preserve"> (2023); Zulbainarni </w:t>
            </w:r>
            <w:r>
              <w:rPr>
                <w:i/>
                <w:sz w:val="22"/>
                <w:szCs w:val="22"/>
              </w:rPr>
              <w:t>et al.</w:t>
            </w:r>
            <w:r>
              <w:rPr>
                <w:sz w:val="22"/>
                <w:szCs w:val="22"/>
              </w:rPr>
              <w:t xml:space="preserve"> (2020)</w:t>
            </w:r>
          </w:p>
        </w:tc>
      </w:tr>
      <w:tr w:rsidR="008521B1" w:rsidRPr="00140B1E" w14:paraId="61F31277" w14:textId="77777777" w:rsidTr="00DA334D">
        <w:tc>
          <w:tcPr>
            <w:tcW w:w="594"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0067D75D" w14:textId="3894E330" w:rsidR="008521B1" w:rsidRPr="00140B1E" w:rsidRDefault="008521B1" w:rsidP="008521B1">
            <w:pPr>
              <w:rPr>
                <w:sz w:val="22"/>
                <w:szCs w:val="22"/>
              </w:rPr>
            </w:pPr>
            <w:r>
              <w:rPr>
                <w:sz w:val="22"/>
                <w:szCs w:val="22"/>
              </w:rPr>
              <w:t>5</w:t>
            </w:r>
          </w:p>
        </w:tc>
        <w:tc>
          <w:tcPr>
            <w:tcW w:w="1977"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2ABDB87E" w14:textId="1F090048" w:rsidR="008521B1" w:rsidRPr="00140B1E" w:rsidRDefault="008521B1" w:rsidP="008521B1">
            <w:pPr>
              <w:rPr>
                <w:sz w:val="22"/>
                <w:szCs w:val="22"/>
              </w:rPr>
            </w:pPr>
            <w:r>
              <w:rPr>
                <w:sz w:val="22"/>
                <w:szCs w:val="22"/>
              </w:rPr>
              <w:t>Persepsi terhadap Kelembagaan</w:t>
            </w:r>
          </w:p>
        </w:tc>
        <w:tc>
          <w:tcPr>
            <w:tcW w:w="3413"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4B5B8BF9" w14:textId="720784A0" w:rsidR="008521B1" w:rsidRPr="00140B1E" w:rsidRDefault="008521B1" w:rsidP="008521B1">
            <w:pPr>
              <w:rPr>
                <w:sz w:val="22"/>
                <w:szCs w:val="22"/>
              </w:rPr>
            </w:pPr>
            <w:r>
              <w:rPr>
                <w:sz w:val="22"/>
                <w:szCs w:val="22"/>
              </w:rPr>
              <w:t>Kapasitas kelembagaan formal dan informal; efektivitas organisasi/kelompok nelayan; efektivitas kelembagaan pendukung perikanan; kejelasan pembagian peran dan tanggung jawab</w:t>
            </w:r>
          </w:p>
        </w:tc>
        <w:tc>
          <w:tcPr>
            <w:tcW w:w="3076" w:type="dxa"/>
            <w:tcBorders>
              <w:top w:val="single" w:sz="1" w:space="0" w:color="AAAAAA"/>
              <w:left w:val="nil"/>
              <w:bottom w:val="single" w:sz="1" w:space="0" w:color="AAAAAA"/>
              <w:right w:val="nil"/>
            </w:tcBorders>
            <w:shd w:val="clear" w:color="auto" w:fill="EBF3FB"/>
            <w:tcMar>
              <w:top w:w="80" w:type="dxa"/>
              <w:left w:w="120" w:type="dxa"/>
              <w:bottom w:w="80" w:type="dxa"/>
              <w:right w:w="120" w:type="dxa"/>
            </w:tcMar>
          </w:tcPr>
          <w:p w14:paraId="12159B4A" w14:textId="25897146" w:rsidR="008521B1" w:rsidRPr="00140B1E" w:rsidRDefault="008521B1" w:rsidP="008521B1">
            <w:pPr>
              <w:rPr>
                <w:sz w:val="22"/>
                <w:szCs w:val="22"/>
              </w:rPr>
            </w:pPr>
            <w:r>
              <w:rPr>
                <w:sz w:val="22"/>
                <w:szCs w:val="22"/>
              </w:rPr>
              <w:t xml:space="preserve">OECD (2020); Jentoft &amp; Chuenpagdee (2009); Kismartini </w:t>
            </w:r>
            <w:r>
              <w:rPr>
                <w:i/>
                <w:sz w:val="22"/>
                <w:szCs w:val="22"/>
              </w:rPr>
              <w:t>et al.</w:t>
            </w:r>
            <w:r>
              <w:rPr>
                <w:sz w:val="22"/>
                <w:szCs w:val="22"/>
              </w:rPr>
              <w:t xml:space="preserve"> (2023)</w:t>
            </w:r>
          </w:p>
        </w:tc>
      </w:tr>
      <w:tr w:rsidR="008521B1" w:rsidRPr="00140B1E" w14:paraId="25D1F3C9" w14:textId="77777777" w:rsidTr="00DA334D">
        <w:tc>
          <w:tcPr>
            <w:tcW w:w="594"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
          <w:p w14:paraId="45183BFE" w14:textId="350B601F" w:rsidR="008521B1" w:rsidRPr="00140B1E" w:rsidRDefault="008521B1" w:rsidP="008521B1">
            <w:pPr>
              <w:rPr>
                <w:sz w:val="22"/>
                <w:szCs w:val="22"/>
              </w:rPr>
            </w:pPr>
            <w:r>
              <w:rPr>
                <w:sz w:val="22"/>
                <w:szCs w:val="22"/>
              </w:rPr>
              <w:t>6</w:t>
            </w:r>
          </w:p>
        </w:tc>
        <w:tc>
          <w:tcPr>
            <w:tcW w:w="1977"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
          <w:p w14:paraId="4DC2542B" w14:textId="32E69335" w:rsidR="008521B1" w:rsidRPr="00140B1E" w:rsidRDefault="008521B1" w:rsidP="008521B1">
            <w:pPr>
              <w:rPr>
                <w:sz w:val="22"/>
                <w:szCs w:val="22"/>
              </w:rPr>
            </w:pPr>
            <w:r>
              <w:rPr>
                <w:sz w:val="22"/>
                <w:szCs w:val="22"/>
              </w:rPr>
              <w:t>Tingkat Dukungan Stakeholder</w:t>
            </w:r>
          </w:p>
        </w:tc>
        <w:tc>
          <w:tcPr>
            <w:tcW w:w="3413"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
          <w:p w14:paraId="3323C7BE" w14:textId="65539FC5" w:rsidR="008521B1" w:rsidRPr="00140B1E" w:rsidRDefault="008521B1" w:rsidP="008521B1">
            <w:pPr>
              <w:rPr>
                <w:sz w:val="22"/>
                <w:szCs w:val="22"/>
              </w:rPr>
            </w:pPr>
            <w:r>
              <w:rPr>
                <w:sz w:val="22"/>
                <w:szCs w:val="22"/>
              </w:rPr>
              <w:t>Tingkat penerimaan terhadap kebijakan; persetujuan terhadap tujuan pengelolaan berkelanjutan; kesediaan mematuhi kebijakan; kesediaan mendukung implementasi kebijakan; kesiapan berkolaborasi</w:t>
            </w:r>
          </w:p>
        </w:tc>
        <w:tc>
          <w:tcPr>
            <w:tcW w:w="3076" w:type="dxa"/>
            <w:tcBorders>
              <w:top w:val="single" w:sz="1" w:space="0" w:color="AAAAAA"/>
              <w:left w:val="nil"/>
              <w:bottom w:val="single" w:sz="2" w:space="0" w:color="AAAAAA"/>
              <w:right w:val="nil"/>
            </w:tcBorders>
            <w:shd w:val="clear" w:color="auto" w:fill="FFFFFF"/>
            <w:tcMar>
              <w:top w:w="80" w:type="dxa"/>
              <w:left w:w="120" w:type="dxa"/>
              <w:bottom w:w="80" w:type="dxa"/>
              <w:right w:w="120" w:type="dxa"/>
            </w:tcMar>
          </w:tcPr>
          <w:p w14:paraId="7EB2A0DB" w14:textId="1D74FE2B" w:rsidR="008521B1" w:rsidRPr="00140B1E" w:rsidRDefault="008521B1" w:rsidP="008521B1">
            <w:pPr>
              <w:rPr>
                <w:sz w:val="22"/>
                <w:szCs w:val="22"/>
              </w:rPr>
            </w:pPr>
            <w:r>
              <w:rPr>
                <w:sz w:val="22"/>
                <w:szCs w:val="22"/>
              </w:rPr>
              <w:t xml:space="preserve">Haapasaari </w:t>
            </w:r>
            <w:r>
              <w:rPr>
                <w:i/>
                <w:sz w:val="22"/>
                <w:szCs w:val="22"/>
              </w:rPr>
              <w:t>et al.</w:t>
            </w:r>
            <w:r>
              <w:rPr>
                <w:sz w:val="22"/>
                <w:szCs w:val="22"/>
              </w:rPr>
              <w:t xml:space="preserve"> (2007); Aprian </w:t>
            </w:r>
            <w:r>
              <w:rPr>
                <w:i/>
                <w:sz w:val="22"/>
                <w:szCs w:val="22"/>
              </w:rPr>
              <w:t>et al.</w:t>
            </w:r>
            <w:r>
              <w:rPr>
                <w:sz w:val="22"/>
                <w:szCs w:val="22"/>
              </w:rPr>
              <w:t xml:space="preserve"> (2023)</w:t>
            </w:r>
          </w:p>
        </w:tc>
      </w:tr>
      <w:tr w:rsidR="008521B1" w:rsidRPr="00140B1E" w14:paraId="25D1F3D0" w14:textId="77777778" w:rsidTr="00DA334D">
        <w:tc>
          <w:tcPr>
            <w:tcW w:w="594"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45183BFF" w14:textId="22DEF575" w:rsidR="008521B1" w:rsidRPr="00140B1E" w:rsidRDefault="008521B1" w:rsidP="008521B1">
            <w:pPr>
              <w:rPr>
                <w:sz w:val="22"/>
                <w:szCs w:val="22"/>
              </w:rPr>
            </w:pPr>
            <w:r>
              <w:rPr>
                <w:sz w:val="22"/>
                <w:szCs w:val="22"/>
              </w:rPr>
              <w:lastRenderedPageBreak/>
              <w:t>7</w:t>
            </w:r>
          </w:p>
        </w:tc>
        <w:tc>
          <w:tcPr>
            <w:tcW w:w="1977"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4DC2542C" w14:textId="3DF84024" w:rsidR="008521B1" w:rsidRPr="00140B1E" w:rsidRDefault="008521B1" w:rsidP="008521B1">
            <w:pPr>
              <w:rPr>
                <w:sz w:val="22"/>
                <w:szCs w:val="22"/>
              </w:rPr>
            </w:pPr>
            <w:r>
              <w:rPr>
                <w:sz w:val="22"/>
                <w:szCs w:val="22"/>
              </w:rPr>
              <w:t>Intensitas Partisipasi dalam Pengambilan Keputusan</w:t>
            </w:r>
          </w:p>
        </w:tc>
        <w:tc>
          <w:tcPr>
            <w:tcW w:w="3413"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3323C7BF" w14:textId="5670C08F" w:rsidR="008521B1" w:rsidRPr="00140B1E" w:rsidRDefault="008521B1" w:rsidP="008521B1">
            <w:pPr>
              <w:rPr>
                <w:sz w:val="22"/>
                <w:szCs w:val="22"/>
              </w:rPr>
            </w:pPr>
            <w:r>
              <w:rPr>
                <w:sz w:val="22"/>
                <w:szCs w:val="22"/>
              </w:rPr>
              <w:t>Frekuensi mengikuti forum/rapat kebijakan; keterlibatan dalam konsultasi publik; frekuensi menyampaikan aspirasi/masukan; keterlibatan dalam perumusan kebijakan; keterlibatan dalam implementasi dan evaluasi</w:t>
            </w:r>
          </w:p>
        </w:tc>
        <w:tc>
          <w:tcPr>
            <w:tcW w:w="3076"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7EB2A0DC" w14:textId="74252B4A" w:rsidR="008521B1" w:rsidRPr="00140B1E" w:rsidRDefault="008521B1" w:rsidP="008521B1">
            <w:pPr>
              <w:rPr>
                <w:sz w:val="22"/>
                <w:szCs w:val="22"/>
              </w:rPr>
            </w:pPr>
            <w:r>
              <w:rPr>
                <w:sz w:val="22"/>
                <w:szCs w:val="22"/>
              </w:rPr>
              <w:t xml:space="preserve">Bratton </w:t>
            </w:r>
            <w:r>
              <w:rPr>
                <w:i/>
                <w:sz w:val="22"/>
                <w:szCs w:val="22"/>
              </w:rPr>
              <w:t>et al.</w:t>
            </w:r>
            <w:r>
              <w:rPr>
                <w:sz w:val="22"/>
                <w:szCs w:val="22"/>
              </w:rPr>
              <w:t xml:space="preserve"> (2026); Mangubhai </w:t>
            </w:r>
            <w:r>
              <w:rPr>
                <w:i/>
                <w:sz w:val="22"/>
                <w:szCs w:val="22"/>
              </w:rPr>
              <w:t>et al.</w:t>
            </w:r>
            <w:r>
              <w:rPr>
                <w:sz w:val="22"/>
                <w:szCs w:val="22"/>
              </w:rPr>
              <w:t xml:space="preserve"> (2026)</w:t>
            </w:r>
          </w:p>
        </w:tc>
      </w:tr>
      <w:tr w:rsidR="008D31D5" w:rsidRPr="008D31D5" w14:paraId="291B5018" w14:textId="77777777" w:rsidTr="00DA334D">
        <w:tc>
          <w:tcPr>
            <w:tcW w:w="594"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43B3D2C9" w14:textId="7FF1F7D1" w:rsidR="008D31D5" w:rsidRPr="008D31D5" w:rsidRDefault="008D31D5" w:rsidP="008D31D5">
            <w:pPr>
              <w:rPr>
                <w:sz w:val="22"/>
                <w:szCs w:val="22"/>
              </w:rPr>
            </w:pPr>
            <w:r>
              <w:rPr>
                <w:sz w:val="22"/>
                <w:szCs w:val="22"/>
              </w:rPr>
              <w:t>8</w:t>
            </w:r>
          </w:p>
        </w:tc>
        <w:tc>
          <w:tcPr>
            <w:tcW w:w="1977"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64AA50F1" w14:textId="00BD0B23" w:rsidR="008D31D5" w:rsidRPr="008D31D5" w:rsidRDefault="008D31D5" w:rsidP="008D31D5">
            <w:pPr>
              <w:rPr>
                <w:sz w:val="22"/>
                <w:szCs w:val="22"/>
              </w:rPr>
            </w:pPr>
            <w:r>
              <w:rPr>
                <w:sz w:val="22"/>
                <w:szCs w:val="22"/>
              </w:rPr>
              <w:t>Kepentingan (</w:t>
            </w:r>
            <w:r>
              <w:rPr>
                <w:i/>
                <w:iCs/>
                <w:sz w:val="22"/>
                <w:szCs w:val="22"/>
              </w:rPr>
              <w:t>Interest</w:t>
            </w:r>
            <w:r>
              <w:rPr>
                <w:sz w:val="22"/>
                <w:szCs w:val="22"/>
              </w:rPr>
              <w:t>) Stakeholder</w:t>
            </w:r>
          </w:p>
        </w:tc>
        <w:tc>
          <w:tcPr>
            <w:tcW w:w="3413"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74F02B47" w14:textId="6F60F42F" w:rsidR="008D31D5" w:rsidRPr="008D31D5" w:rsidRDefault="008D31D5" w:rsidP="008D31D5">
            <w:pPr>
              <w:rPr>
                <w:sz w:val="22"/>
                <w:szCs w:val="22"/>
              </w:rPr>
            </w:pPr>
            <w:r>
              <w:rPr>
                <w:sz w:val="22"/>
                <w:szCs w:val="22"/>
              </w:rPr>
              <w:t>Ketergantungan terhadap sumber daya/aktivitas perikanan; kepentingan ekonomi/sosial; keterdampakan oleh kebijakan; perhatian terhadap perubahan kebijakan</w:t>
            </w:r>
          </w:p>
        </w:tc>
        <w:tc>
          <w:tcPr>
            <w:tcW w:w="3076"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3CB93B0E" w14:textId="3A84BA0E" w:rsidR="008D31D5" w:rsidRPr="008D31D5" w:rsidRDefault="008922A2" w:rsidP="008D31D5">
            <w:pPr>
              <w:rPr>
                <w:sz w:val="22"/>
                <w:szCs w:val="22"/>
              </w:rPr>
            </w:pPr>
            <w:r>
              <w:rPr>
                <w:sz w:val="22"/>
                <w:szCs w:val="22"/>
              </w:rPr>
              <w:t xml:space="preserve">Reed </w:t>
            </w:r>
            <w:r>
              <w:rPr>
                <w:i/>
                <w:sz w:val="22"/>
                <w:szCs w:val="22"/>
              </w:rPr>
              <w:t>et al.</w:t>
            </w:r>
            <w:r>
              <w:rPr>
                <w:sz w:val="22"/>
                <w:szCs w:val="22"/>
              </w:rPr>
              <w:t xml:space="preserve"> (2009)</w:t>
            </w:r>
          </w:p>
        </w:tc>
      </w:tr>
      <w:tr w:rsidR="008D31D5" w:rsidRPr="008D31D5" w14:paraId="1DE4545D" w14:textId="77777777" w:rsidTr="00DA334D">
        <w:tc>
          <w:tcPr>
            <w:tcW w:w="594"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74A9356C" w14:textId="7584B14C" w:rsidR="008D31D5" w:rsidRPr="008D31D5" w:rsidRDefault="008D31D5" w:rsidP="008D31D5">
            <w:pPr>
              <w:rPr>
                <w:sz w:val="22"/>
                <w:szCs w:val="22"/>
              </w:rPr>
            </w:pPr>
            <w:r>
              <w:rPr>
                <w:sz w:val="22"/>
                <w:szCs w:val="22"/>
              </w:rPr>
              <w:t>9</w:t>
            </w:r>
          </w:p>
        </w:tc>
        <w:tc>
          <w:tcPr>
            <w:tcW w:w="1977"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1A735790" w14:textId="7E92B082" w:rsidR="008D31D5" w:rsidRPr="008D31D5" w:rsidRDefault="008D31D5" w:rsidP="008D31D5">
            <w:pPr>
              <w:rPr>
                <w:sz w:val="22"/>
                <w:szCs w:val="22"/>
              </w:rPr>
            </w:pPr>
            <w:r>
              <w:rPr>
                <w:sz w:val="22"/>
                <w:szCs w:val="22"/>
              </w:rPr>
              <w:t>Pengaruh (</w:t>
            </w:r>
            <w:r>
              <w:rPr>
                <w:i/>
                <w:iCs/>
                <w:sz w:val="22"/>
                <w:szCs w:val="22"/>
              </w:rPr>
              <w:t>Influence</w:t>
            </w:r>
            <w:r>
              <w:rPr>
                <w:sz w:val="22"/>
                <w:szCs w:val="22"/>
              </w:rPr>
              <w:t>) Stakeholder</w:t>
            </w:r>
          </w:p>
        </w:tc>
        <w:tc>
          <w:tcPr>
            <w:tcW w:w="3413"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55F2F55F" w14:textId="5C8A6DD3" w:rsidR="008D31D5" w:rsidRPr="008D31D5" w:rsidRDefault="008D31D5" w:rsidP="008D31D5">
            <w:pPr>
              <w:rPr>
                <w:sz w:val="22"/>
                <w:szCs w:val="22"/>
              </w:rPr>
            </w:pPr>
            <w:r>
              <w:rPr>
                <w:sz w:val="22"/>
                <w:szCs w:val="22"/>
              </w:rPr>
              <w:t>Kewenangan formal; akses terhadap pengambilan keputusan; akses informasi/pengetahuan; kapasitas mobilisasi sumber daya; daya tawar dan jaringan</w:t>
            </w:r>
          </w:p>
        </w:tc>
        <w:tc>
          <w:tcPr>
            <w:tcW w:w="3076" w:type="dxa"/>
            <w:tcBorders>
              <w:top w:val="single" w:sz="2" w:space="0" w:color="AAAAAA"/>
              <w:left w:val="nil"/>
              <w:bottom w:val="single" w:sz="2" w:space="0" w:color="AAAAAA"/>
              <w:right w:val="nil"/>
            </w:tcBorders>
            <w:shd w:val="clear" w:color="auto" w:fill="D9E2F3" w:themeFill="accent1" w:themeFillTint="33"/>
            <w:tcMar>
              <w:top w:w="80" w:type="dxa"/>
              <w:left w:w="120" w:type="dxa"/>
              <w:bottom w:w="80" w:type="dxa"/>
              <w:right w:w="120" w:type="dxa"/>
            </w:tcMar>
          </w:tcPr>
          <w:p w14:paraId="64BC10FB" w14:textId="5E685A61" w:rsidR="008D31D5" w:rsidRPr="008D31D5" w:rsidRDefault="008922A2" w:rsidP="008D31D5">
            <w:pPr>
              <w:rPr>
                <w:sz w:val="22"/>
                <w:szCs w:val="22"/>
              </w:rPr>
            </w:pPr>
            <w:r>
              <w:rPr>
                <w:sz w:val="22"/>
                <w:szCs w:val="22"/>
              </w:rPr>
              <w:t xml:space="preserve">Reed </w:t>
            </w:r>
            <w:r>
              <w:rPr>
                <w:i/>
                <w:sz w:val="22"/>
                <w:szCs w:val="22"/>
              </w:rPr>
              <w:t>et al.</w:t>
            </w:r>
            <w:r>
              <w:rPr>
                <w:sz w:val="22"/>
                <w:szCs w:val="22"/>
              </w:rPr>
              <w:t xml:space="preserve"> (2009)</w:t>
            </w:r>
          </w:p>
        </w:tc>
      </w:tr>
      <w:tr w:rsidR="008D31D5" w:rsidRPr="008D31D5" w14:paraId="49C5F804" w14:textId="77777777" w:rsidTr="00DA334D">
        <w:trPr>
          <w:ins w:id="587" w:author="Ridwan S" w:date="2026-09-30T08:00:00Z"/>
        </w:trPr>
        <w:tc>
          <w:tcPr>
            <w:tcW w:w="594"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60B21A92" w14:textId="7FF1F7D1" w:rsidR="008D31D5" w:rsidRPr="008D31D5" w:rsidRDefault="008D31D5" w:rsidP="008D31D5">
            <w:pPr>
              <w:rPr>
                <w:ins w:id="588" w:author="Ridwan S" w:date="2026-09-30T08:00:00Z"/>
                <w:sz w:val="22"/>
                <w:szCs w:val="22"/>
              </w:rPr>
            </w:pPr>
            <w:ins w:id="589" w:author="Ridwan S" w:date="2026-09-30T08:00:00Z">
              <w:r>
                <w:rPr>
                  <w:sz w:val="22"/>
                  <w:szCs w:val="22"/>
                </w:rPr>
                <w:t>10</w:t>
              </w:r>
            </w:ins>
          </w:p>
        </w:tc>
        <w:tc>
          <w:tcPr>
            <w:tcW w:w="1977"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2E7A394E" w14:textId="00BD0B23" w:rsidR="008D31D5" w:rsidRPr="008D31D5" w:rsidRDefault="008D31D5" w:rsidP="008D31D5">
            <w:pPr>
              <w:rPr>
                <w:ins w:id="590" w:author="Ridwan S" w:date="2026-09-30T08:00:00Z"/>
                <w:sz w:val="22"/>
                <w:szCs w:val="22"/>
              </w:rPr>
            </w:pPr>
            <w:ins w:id="591" w:author="Ridwan S" w:date="2026-09-30T08:00:00Z">
              <w:r>
                <w:rPr>
                  <w:sz w:val="22"/>
                  <w:szCs w:val="22"/>
                </w:rPr>
                <w:t>Peran (</w:t>
              </w:r>
              <w:r>
                <w:rPr>
                  <w:i/>
                  <w:iCs/>
                  <w:sz w:val="22"/>
                  <w:szCs w:val="22"/>
                </w:rPr>
                <w:t>Role</w:t>
              </w:r>
              <w:r>
                <w:rPr>
                  <w:sz w:val="22"/>
                  <w:szCs w:val="22"/>
                </w:rPr>
                <w:t>) Stakeholder</w:t>
              </w:r>
            </w:ins>
          </w:p>
        </w:tc>
        <w:tc>
          <w:tcPr>
            <w:tcW w:w="3413"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35A664C1" w14:textId="6F60F42F" w:rsidR="008D31D5" w:rsidRPr="008D31D5" w:rsidRDefault="008D31D5" w:rsidP="008D31D5">
            <w:pPr>
              <w:rPr>
                <w:ins w:id="592" w:author="Ridwan S" w:date="2026-09-30T08:00:00Z"/>
                <w:sz w:val="22"/>
                <w:szCs w:val="22"/>
              </w:rPr>
            </w:pPr>
            <w:ins w:id="593" w:author="Ridwan S" w:date="2026-09-30T08:00:00Z">
              <w:r>
                <w:rPr>
                  <w:sz w:val="22"/>
                  <w:szCs w:val="22"/>
                </w:rPr>
                <w:t>Fungsi atau tugas pokok dalam pengelolaan perikanan; bentuk kontribusi nyata; tingkat keterlibatan aktual (PAR); posisi pada matriks kepentingan–pengaruh</w:t>
              </w:r>
            </w:ins>
          </w:p>
        </w:tc>
        <w:tc>
          <w:tcPr>
            <w:tcW w:w="3076" w:type="dxa"/>
            <w:tcBorders>
              <w:top w:val="single" w:sz="2" w:space="0" w:color="AAAAAA"/>
              <w:left w:val="nil"/>
              <w:bottom w:val="single" w:sz="2" w:space="0" w:color="AAAAAA"/>
              <w:right w:val="nil"/>
            </w:tcBorders>
            <w:shd w:val="clear" w:color="auto" w:fill="FFFFFF"/>
            <w:tcMar>
              <w:top w:w="80" w:type="dxa"/>
              <w:left w:w="120" w:type="dxa"/>
              <w:bottom w:w="80" w:type="dxa"/>
              <w:right w:w="120" w:type="dxa"/>
            </w:tcMar>
          </w:tcPr>
          <w:p w14:paraId="66ABEEB6" w14:textId="3A84BA0E" w:rsidR="008D31D5" w:rsidRPr="008D31D5" w:rsidRDefault="008922A2" w:rsidP="008D31D5">
            <w:pPr>
              <w:rPr>
                <w:ins w:id="594" w:author="Ridwan S" w:date="2026-09-30T08:00:00Z"/>
                <w:sz w:val="22"/>
                <w:szCs w:val="22"/>
              </w:rPr>
            </w:pPr>
            <w:ins w:id="595" w:author="Ridwan S" w:date="2026-09-30T08:00:00Z">
              <w:r>
                <w:rPr>
                  <w:sz w:val="22"/>
                  <w:szCs w:val="22"/>
                </w:rPr>
                <w:t xml:space="preserve">Reed </w:t>
              </w:r>
              <w:r>
                <w:rPr>
                  <w:i/>
                  <w:iCs/>
                  <w:sz w:val="22"/>
                  <w:szCs w:val="22"/>
                </w:rPr>
                <w:t>et al.</w:t>
              </w:r>
              <w:r>
                <w:rPr>
                  <w:sz w:val="22"/>
                  <w:szCs w:val="22"/>
                </w:rPr>
                <w:t xml:space="preserve"> (2009); Grimble &amp; Wellard (1997)</w:t>
              </w:r>
            </w:ins>
          </w:p>
        </w:tc>
      </w:tr>
    </w:tbl>
    <w:p w14:paraId="357995AB" w14:textId="3EA700E5" w:rsidR="00202DBA" w:rsidRDefault="00202DBA" w:rsidP="00090ACC">
      <w:pPr>
        <w:spacing w:line="360" w:lineRule="auto"/>
      </w:pPr>
    </w:p>
    <w:p w14:paraId="146F9245" w14:textId="6C51A7EB" w:rsidR="00202DBA" w:rsidRPr="00782535" w:rsidRDefault="00202DBA" w:rsidP="00687C3E">
      <w:pPr>
        <w:spacing w:line="360" w:lineRule="auto"/>
        <w:jc w:val="both"/>
        <w:rPr>
          <w:b/>
          <w:bCs/>
        </w:rPr>
      </w:pPr>
      <w:r>
        <w:rPr>
          <w:b/>
          <w:bCs/>
        </w:rPr>
        <w:t xml:space="preserve">G. </w:t>
      </w:r>
      <w:commentRangeStart w:id="596"/>
      <w:commentRangeStart w:id="597"/>
      <w:r>
        <w:rPr>
          <w:b/>
          <w:bCs/>
        </w:rPr>
        <w:t>Teknik Analisis Data</w:t>
      </w:r>
      <w:commentRangeEnd w:id="596"/>
      <w:commentRangeEnd w:id="597"/>
      <w:r>
        <w:rPr>
          <w:rStyle w:val="CommentReference"/>
          <w:b/>
          <w:bCs/>
          <w:sz w:val="24"/>
          <w:szCs w:val="24"/>
        </w:rPr>
        <w:commentReference w:id="596"/>
      </w:r>
      <w:r>
        <w:rPr>
          <w:rStyle w:val="CommentReference"/>
        </w:rPr>
        <w:commentReference w:id="597"/>
      </w:r>
    </w:p>
    <w:p w14:paraId="60D1D213" w14:textId="3089019E" w:rsidR="003E656D" w:rsidRDefault="003E656D" w:rsidP="00384B19">
      <w:pPr>
        <w:spacing w:before="120" w:after="120" w:line="360" w:lineRule="auto"/>
        <w:ind w:firstLine="720"/>
        <w:jc w:val="both"/>
      </w:pPr>
      <w:r>
        <w:t xml:space="preserve">Analisis data dilakukan secara bertahap dengan mengintegrasikan data kuantitatif dan kualitatif, sesuai dengan desain sekuensial-eksplanatori. </w:t>
      </w:r>
      <w:r>
        <w:rPr>
          <w:b/>
          <w:bCs/>
        </w:rPr>
        <w:t>Analisis</w:t>
      </w:r>
      <w:r>
        <w:t xml:space="preserve"> </w:t>
      </w:r>
      <w:r>
        <w:rPr>
          <w:b/>
          <w:bCs/>
        </w:rPr>
        <w:t>kuantitatif</w:t>
      </w:r>
      <w:r>
        <w:t xml:space="preserve"> digunakan untuk menggambarkan kondisi persepsi </w:t>
      </w:r>
      <w:r>
        <w:rPr>
          <w:i/>
        </w:rPr>
        <w:t>stakeholder</w:t>
      </w:r>
      <w:r>
        <w:t xml:space="preserve">, menguji perbedaan antar kelompok </w:t>
      </w:r>
      <w:r>
        <w:rPr>
          <w:i/>
        </w:rPr>
        <w:t>stakeholder</w:t>
      </w:r>
      <w:r>
        <w:t xml:space="preserve">, serta menganalisis hubungan antara dukungan </w:t>
      </w:r>
      <w:r>
        <w:rPr>
          <w:i/>
        </w:rPr>
        <w:t>stakeholder</w:t>
      </w:r>
      <w:r>
        <w:t xml:space="preserve"> dan keterlibatan dalam pengambilan keputusan. </w:t>
      </w:r>
      <w:r>
        <w:rPr>
          <w:b/>
          <w:bCs/>
        </w:rPr>
        <w:t>Analisis kualitatif</w:t>
      </w:r>
      <w:r>
        <w:t xml:space="preserve"> digunakan untuk memperdalam dan menjelaskan temuan kuantitatif serta mengidentifikasi faktor yang mendukung dan menghambat pengelolaan perikanan tangkap berkelanjutan. Perbedaan penilaian </w:t>
      </w:r>
      <w:r>
        <w:rPr>
          <w:i/>
        </w:rPr>
        <w:t>stakeholder</w:t>
      </w:r>
      <w:r>
        <w:t xml:space="preserve"> terhadap 4 dimensi keberlanjutan, yaitu ekologi, ekonomi, sosial, dan kelembagaan, serta </w:t>
      </w:r>
      <w:r>
        <w:rPr>
          <w:i/>
          <w:iCs/>
        </w:rPr>
        <w:t>governance</w:t>
      </w:r>
      <w:r>
        <w:t xml:space="preserve"> sebagai aspek lintas-dimensi, dianalisis menggunakan uji Friedman.</w:t>
      </w:r>
    </w:p>
    <w:p w14:paraId="4F2ED3A3" w14:textId="77777777" w:rsidR="002357EC" w:rsidRDefault="00D732EB">
      <w:pPr>
        <w:spacing w:before="120" w:after="120" w:line="360" w:lineRule="auto"/>
        <w:ind w:firstLine="720"/>
        <w:jc w:val="both"/>
        <w:rPr>
          <w:ins w:id="598" w:author="Ridwan S" w:date="2026-09-30T08:00:00Z"/>
        </w:rPr>
      </w:pPr>
      <w:ins w:id="599" w:author="Ridwan S" w:date="2026-09-30T08:00:00Z">
        <w:r>
          <w:t>Ringkasan teknik analisis data untuk setiap tujuan penelitian disajikan pada Tabel 3.4.</w:t>
        </w:r>
      </w:ins>
    </w:p>
    <w:p w14:paraId="5B225F10" w14:textId="146CA7BD" w:rsidR="002357EC" w:rsidRDefault="00D732EB">
      <w:pPr>
        <w:keepNext/>
        <w:spacing w:after="120" w:line="360" w:lineRule="auto"/>
        <w:jc w:val="center"/>
        <w:rPr>
          <w:ins w:id="600" w:author="Ridwan S" w:date="2026-09-30T08:00:00Z"/>
          <w:i/>
          <w:iCs/>
        </w:rPr>
      </w:pPr>
      <w:ins w:id="601" w:author="Ridwan S" w:date="2026-09-30T08:00:00Z">
        <w:r>
          <w:rPr>
            <w:i/>
            <w:iCs/>
          </w:rPr>
          <w:lastRenderedPageBreak/>
          <w:t>Tabel 3.</w:t>
        </w:r>
      </w:ins>
      <w:ins w:id="602" w:author="Ridwan S" w:date="2026-10-03T08:16:00Z">
        <w:r w:rsidR="005B6BAA">
          <w:rPr>
            <w:i/>
            <w:iCs/>
          </w:rPr>
          <w:t>5</w:t>
        </w:r>
      </w:ins>
      <w:ins w:id="603" w:author="Ridwan S" w:date="2026-09-30T08:00:00Z">
        <w:r>
          <w:rPr>
            <w:i/>
            <w:iCs/>
          </w:rPr>
          <w:t xml:space="preserve"> Ringkasan Teknik Analisis Data Berdasarkan Tujuan Penelitian</w:t>
        </w:r>
      </w:ins>
    </w:p>
    <w:tbl>
      <w:tblPr>
        <w:tblW w:w="8587" w:type="dxa"/>
        <w:tblBorders>
          <w:top w:val="single" w:sz="2" w:space="0" w:color="AAAAAA"/>
          <w:bottom w:val="single" w:sz="2" w:space="0" w:color="AAAAAA"/>
          <w:insideH w:val="single" w:sz="2" w:space="0" w:color="AAAAAA"/>
        </w:tblBorders>
        <w:tblLayout w:type="fixed"/>
        <w:tblCellMar>
          <w:left w:w="10" w:type="dxa"/>
          <w:right w:w="10" w:type="dxa"/>
        </w:tblCellMar>
        <w:tblLook w:val="04A0" w:firstRow="1" w:lastRow="0" w:firstColumn="1" w:lastColumn="0" w:noHBand="0" w:noVBand="1"/>
        <w:tblPrChange w:id="604" w:author="Ridwan S" w:date="2026-10-04T02:13:00Z">
          <w:tblPr>
            <w:tblW w:w="8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PrChange>
      </w:tblPr>
      <w:tblGrid>
        <w:gridCol w:w="1985"/>
        <w:gridCol w:w="2300"/>
        <w:gridCol w:w="2700"/>
        <w:gridCol w:w="1602"/>
        <w:tblGridChange w:id="605">
          <w:tblGrid>
            <w:gridCol w:w="1900"/>
            <w:gridCol w:w="2300"/>
            <w:gridCol w:w="2700"/>
            <w:gridCol w:w="1602"/>
          </w:tblGrid>
        </w:tblGridChange>
      </w:tblGrid>
      <w:tr w:rsidR="002357EC" w14:paraId="532D19A7" w14:textId="77777777" w:rsidTr="000A5E42">
        <w:trPr>
          <w:cantSplit/>
          <w:tblHeader/>
          <w:ins w:id="606" w:author="Ridwan S" w:date="2026-09-30T08:00:00Z"/>
          <w:trPrChange w:id="607" w:author="Ridwan S" w:date="2026-10-04T02:13:00Z">
            <w:trPr>
              <w:cantSplit/>
              <w:tblHeader/>
            </w:trPr>
          </w:trPrChange>
        </w:trPr>
        <w:tc>
          <w:tcPr>
            <w:tcW w:w="1985" w:type="dxa"/>
            <w:shd w:val="clear" w:color="auto" w:fill="FFE599"/>
            <w:tcMar>
              <w:top w:w="80" w:type="dxa"/>
              <w:left w:w="120" w:type="dxa"/>
              <w:bottom w:w="80" w:type="dxa"/>
              <w:right w:w="120" w:type="dxa"/>
            </w:tcMar>
            <w:tcPrChange w:id="608" w:author="Ridwan S" w:date="2026-10-04T02:13:00Z">
              <w:tcPr>
                <w:tcW w:w="1900" w:type="dxa"/>
                <w:tcBorders>
                  <w:top w:val="single" w:sz="2" w:space="0" w:color="AAAAAA"/>
                  <w:left w:val="single" w:sz="2" w:space="0" w:color="AAAAAA"/>
                  <w:bottom w:val="single" w:sz="2" w:space="0" w:color="AAAAAA"/>
                  <w:right w:val="single" w:sz="2" w:space="0" w:color="AAAAAA"/>
                </w:tcBorders>
                <w:shd w:val="clear" w:color="auto" w:fill="FFE599"/>
                <w:tcMar>
                  <w:top w:w="80" w:type="dxa"/>
                  <w:left w:w="120" w:type="dxa"/>
                  <w:bottom w:w="80" w:type="dxa"/>
                  <w:right w:w="120" w:type="dxa"/>
                </w:tcMar>
              </w:tcPr>
            </w:tcPrChange>
          </w:tcPr>
          <w:p w14:paraId="74BCBA75" w14:textId="77777777" w:rsidR="002357EC" w:rsidRDefault="00D732EB">
            <w:pPr>
              <w:jc w:val="center"/>
              <w:rPr>
                <w:ins w:id="609" w:author="Ridwan S" w:date="2026-09-30T08:00:00Z"/>
                <w:sz w:val="22"/>
                <w:szCs w:val="22"/>
              </w:rPr>
            </w:pPr>
            <w:ins w:id="610" w:author="Ridwan S" w:date="2026-09-30T08:00:00Z">
              <w:r>
                <w:rPr>
                  <w:b/>
                  <w:bCs/>
                  <w:sz w:val="22"/>
                  <w:szCs w:val="22"/>
                </w:rPr>
                <w:t>Tujuan</w:t>
              </w:r>
            </w:ins>
          </w:p>
        </w:tc>
        <w:tc>
          <w:tcPr>
            <w:tcW w:w="2300" w:type="dxa"/>
            <w:shd w:val="clear" w:color="auto" w:fill="FFE599"/>
            <w:tcMar>
              <w:top w:w="80" w:type="dxa"/>
              <w:left w:w="120" w:type="dxa"/>
              <w:bottom w:w="80" w:type="dxa"/>
              <w:right w:w="120" w:type="dxa"/>
            </w:tcMar>
            <w:tcPrChange w:id="611" w:author="Ridwan S" w:date="2026-10-04T02:13:00Z">
              <w:tcPr>
                <w:tcW w:w="2300" w:type="dxa"/>
                <w:tcBorders>
                  <w:top w:val="single" w:sz="2" w:space="0" w:color="AAAAAA"/>
                  <w:left w:val="single" w:sz="2" w:space="0" w:color="AAAAAA"/>
                  <w:bottom w:val="single" w:sz="2" w:space="0" w:color="AAAAAA"/>
                  <w:right w:val="single" w:sz="2" w:space="0" w:color="AAAAAA"/>
                </w:tcBorders>
                <w:shd w:val="clear" w:color="auto" w:fill="FFE599"/>
                <w:tcMar>
                  <w:top w:w="80" w:type="dxa"/>
                  <w:left w:w="120" w:type="dxa"/>
                  <w:bottom w:w="80" w:type="dxa"/>
                  <w:right w:w="120" w:type="dxa"/>
                </w:tcMar>
              </w:tcPr>
            </w:tcPrChange>
          </w:tcPr>
          <w:p w14:paraId="62B7162F" w14:textId="77777777" w:rsidR="002357EC" w:rsidRDefault="00D732EB">
            <w:pPr>
              <w:jc w:val="center"/>
              <w:rPr>
                <w:ins w:id="612" w:author="Ridwan S" w:date="2026-09-30T08:00:00Z"/>
                <w:sz w:val="22"/>
                <w:szCs w:val="22"/>
              </w:rPr>
            </w:pPr>
            <w:ins w:id="613" w:author="Ridwan S" w:date="2026-09-30T08:00:00Z">
              <w:r>
                <w:rPr>
                  <w:b/>
                  <w:bCs/>
                  <w:sz w:val="22"/>
                  <w:szCs w:val="22"/>
                </w:rPr>
                <w:t>Data dan Sumber</w:t>
              </w:r>
            </w:ins>
          </w:p>
        </w:tc>
        <w:tc>
          <w:tcPr>
            <w:tcW w:w="2700" w:type="dxa"/>
            <w:shd w:val="clear" w:color="auto" w:fill="FFE599"/>
            <w:tcMar>
              <w:top w:w="80" w:type="dxa"/>
              <w:left w:w="120" w:type="dxa"/>
              <w:bottom w:w="80" w:type="dxa"/>
              <w:right w:w="120" w:type="dxa"/>
            </w:tcMar>
            <w:tcPrChange w:id="614" w:author="Ridwan S" w:date="2026-10-04T02:13:00Z">
              <w:tcPr>
                <w:tcW w:w="2700" w:type="dxa"/>
                <w:tcBorders>
                  <w:top w:val="single" w:sz="2" w:space="0" w:color="AAAAAA"/>
                  <w:left w:val="single" w:sz="2" w:space="0" w:color="AAAAAA"/>
                  <w:bottom w:val="single" w:sz="2" w:space="0" w:color="AAAAAA"/>
                  <w:right w:val="single" w:sz="2" w:space="0" w:color="AAAAAA"/>
                </w:tcBorders>
                <w:shd w:val="clear" w:color="auto" w:fill="FFE599"/>
                <w:tcMar>
                  <w:top w:w="80" w:type="dxa"/>
                  <w:left w:w="120" w:type="dxa"/>
                  <w:bottom w:w="80" w:type="dxa"/>
                  <w:right w:w="120" w:type="dxa"/>
                </w:tcMar>
              </w:tcPr>
            </w:tcPrChange>
          </w:tcPr>
          <w:p w14:paraId="74853662" w14:textId="77777777" w:rsidR="002357EC" w:rsidRDefault="00D732EB">
            <w:pPr>
              <w:jc w:val="center"/>
              <w:rPr>
                <w:ins w:id="615" w:author="Ridwan S" w:date="2026-09-30T08:00:00Z"/>
                <w:sz w:val="22"/>
                <w:szCs w:val="22"/>
              </w:rPr>
            </w:pPr>
            <w:ins w:id="616" w:author="Ridwan S" w:date="2026-09-30T08:00:00Z">
              <w:r>
                <w:rPr>
                  <w:b/>
                  <w:bCs/>
                  <w:sz w:val="22"/>
                  <w:szCs w:val="22"/>
                </w:rPr>
                <w:t>Teknik Analisis</w:t>
              </w:r>
            </w:ins>
          </w:p>
        </w:tc>
        <w:tc>
          <w:tcPr>
            <w:tcW w:w="1602" w:type="dxa"/>
            <w:shd w:val="clear" w:color="auto" w:fill="FFE599"/>
            <w:tcMar>
              <w:top w:w="80" w:type="dxa"/>
              <w:left w:w="120" w:type="dxa"/>
              <w:bottom w:w="80" w:type="dxa"/>
              <w:right w:w="120" w:type="dxa"/>
            </w:tcMar>
            <w:tcPrChange w:id="617" w:author="Ridwan S" w:date="2026-10-04T02:13:00Z">
              <w:tcPr>
                <w:tcW w:w="1602" w:type="dxa"/>
                <w:tcBorders>
                  <w:top w:val="single" w:sz="2" w:space="0" w:color="AAAAAA"/>
                  <w:left w:val="single" w:sz="2" w:space="0" w:color="AAAAAA"/>
                  <w:bottom w:val="single" w:sz="2" w:space="0" w:color="AAAAAA"/>
                  <w:right w:val="single" w:sz="2" w:space="0" w:color="AAAAAA"/>
                </w:tcBorders>
                <w:shd w:val="clear" w:color="auto" w:fill="FFE599"/>
                <w:tcMar>
                  <w:top w:w="80" w:type="dxa"/>
                  <w:left w:w="120" w:type="dxa"/>
                  <w:bottom w:w="80" w:type="dxa"/>
                  <w:right w:w="120" w:type="dxa"/>
                </w:tcMar>
              </w:tcPr>
            </w:tcPrChange>
          </w:tcPr>
          <w:p w14:paraId="6559496A" w14:textId="77777777" w:rsidR="002357EC" w:rsidRDefault="00D732EB">
            <w:pPr>
              <w:jc w:val="center"/>
              <w:rPr>
                <w:ins w:id="618" w:author="Ridwan S" w:date="2026-09-30T08:00:00Z"/>
                <w:sz w:val="22"/>
                <w:szCs w:val="22"/>
              </w:rPr>
            </w:pPr>
            <w:ins w:id="619" w:author="Ridwan S" w:date="2026-09-30T08:00:00Z">
              <w:r>
                <w:rPr>
                  <w:b/>
                  <w:bCs/>
                  <w:sz w:val="22"/>
                  <w:szCs w:val="22"/>
                </w:rPr>
                <w:t>Keluaran</w:t>
              </w:r>
            </w:ins>
          </w:p>
        </w:tc>
      </w:tr>
      <w:tr w:rsidR="002357EC" w14:paraId="4B05373A" w14:textId="77777777" w:rsidTr="000A5E42">
        <w:trPr>
          <w:cantSplit/>
          <w:ins w:id="620" w:author="Ridwan S" w:date="2026-09-30T08:00:00Z"/>
          <w:trPrChange w:id="621" w:author="Ridwan S" w:date="2026-10-04T02:13:00Z">
            <w:trPr>
              <w:cantSplit/>
            </w:trPr>
          </w:trPrChange>
        </w:trPr>
        <w:tc>
          <w:tcPr>
            <w:tcW w:w="1985" w:type="dxa"/>
            <w:shd w:val="clear" w:color="auto" w:fill="EBF3FB"/>
            <w:tcMar>
              <w:top w:w="80" w:type="dxa"/>
              <w:left w:w="120" w:type="dxa"/>
              <w:bottom w:w="80" w:type="dxa"/>
              <w:right w:w="120" w:type="dxa"/>
            </w:tcMar>
            <w:tcPrChange w:id="622" w:author="Ridwan S" w:date="2026-10-04T02:13:00Z">
              <w:tcPr>
                <w:tcW w:w="1900"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4530B6E6" w14:textId="16C3A28E" w:rsidR="002357EC" w:rsidRDefault="00D732EB">
            <w:pPr>
              <w:rPr>
                <w:ins w:id="623" w:author="Ridwan S" w:date="2026-09-30T08:00:00Z"/>
                <w:sz w:val="22"/>
                <w:szCs w:val="22"/>
              </w:rPr>
            </w:pPr>
            <w:ins w:id="624" w:author="Ridwan S" w:date="2026-09-30T08:00:00Z">
              <w:r>
                <w:rPr>
                  <w:sz w:val="22"/>
                  <w:szCs w:val="22"/>
                </w:rPr>
                <w:t xml:space="preserve">1. Menganalisis persepsi </w:t>
              </w:r>
              <w:r>
                <w:rPr>
                  <w:i/>
                  <w:iCs/>
                  <w:sz w:val="22"/>
                  <w:szCs w:val="22"/>
                </w:rPr>
                <w:t>stakeholder</w:t>
              </w:r>
              <w:r>
                <w:rPr>
                  <w:sz w:val="22"/>
                  <w:szCs w:val="22"/>
                </w:rPr>
                <w:t xml:space="preserve"> terhadap </w:t>
              </w:r>
            </w:ins>
            <w:ins w:id="625" w:author="Ridwan S" w:date="2026-10-04T02:12:00Z">
              <w:r w:rsidR="000A5E42">
                <w:rPr>
                  <w:sz w:val="22"/>
                  <w:szCs w:val="22"/>
                </w:rPr>
                <w:t>5</w:t>
              </w:r>
            </w:ins>
            <w:ins w:id="626" w:author="Ridwan S" w:date="2026-09-30T08:00:00Z">
              <w:r>
                <w:rPr>
                  <w:sz w:val="22"/>
                  <w:szCs w:val="22"/>
                </w:rPr>
                <w:t xml:space="preserve"> aspek pengelolaan perikanan tangkap berkelanjutan</w:t>
              </w:r>
            </w:ins>
          </w:p>
        </w:tc>
        <w:tc>
          <w:tcPr>
            <w:tcW w:w="2300" w:type="dxa"/>
            <w:shd w:val="clear" w:color="auto" w:fill="EBF3FB"/>
            <w:tcMar>
              <w:top w:w="80" w:type="dxa"/>
              <w:left w:w="120" w:type="dxa"/>
              <w:bottom w:w="80" w:type="dxa"/>
              <w:right w:w="120" w:type="dxa"/>
            </w:tcMar>
            <w:tcPrChange w:id="627" w:author="Ridwan S" w:date="2026-10-04T02:13:00Z">
              <w:tcPr>
                <w:tcW w:w="2300"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1C1269E3" w14:textId="26382F36" w:rsidR="002357EC" w:rsidRDefault="00D732EB">
            <w:pPr>
              <w:rPr>
                <w:ins w:id="628" w:author="Ridwan S" w:date="2026-09-30T08:00:00Z"/>
                <w:sz w:val="22"/>
                <w:szCs w:val="22"/>
              </w:rPr>
            </w:pPr>
            <w:ins w:id="629" w:author="Ridwan S" w:date="2026-09-30T08:00:00Z">
              <w:r>
                <w:rPr>
                  <w:sz w:val="22"/>
                  <w:szCs w:val="22"/>
                </w:rPr>
                <w:t xml:space="preserve">Kuesioner skala Likert </w:t>
              </w:r>
            </w:ins>
            <w:ins w:id="630" w:author="Ridwan S" w:date="2026-10-04T02:12:00Z">
              <w:r w:rsidR="000A5E42">
                <w:rPr>
                  <w:sz w:val="22"/>
                  <w:szCs w:val="22"/>
                </w:rPr>
                <w:t>5</w:t>
              </w:r>
            </w:ins>
            <w:ins w:id="631" w:author="Ridwan S" w:date="2026-09-30T08:00:00Z">
              <w:r>
                <w:rPr>
                  <w:sz w:val="22"/>
                  <w:szCs w:val="22"/>
                </w:rPr>
                <w:t xml:space="preserve"> tingkat; 47 responden dari empat kelompok </w:t>
              </w:r>
              <w:r>
                <w:rPr>
                  <w:i/>
                  <w:iCs/>
                  <w:sz w:val="22"/>
                  <w:szCs w:val="22"/>
                </w:rPr>
                <w:t>stakeholder</w:t>
              </w:r>
            </w:ins>
          </w:p>
        </w:tc>
        <w:tc>
          <w:tcPr>
            <w:tcW w:w="2700" w:type="dxa"/>
            <w:shd w:val="clear" w:color="auto" w:fill="EBF3FB"/>
            <w:tcMar>
              <w:top w:w="80" w:type="dxa"/>
              <w:left w:w="120" w:type="dxa"/>
              <w:bottom w:w="80" w:type="dxa"/>
              <w:right w:w="120" w:type="dxa"/>
            </w:tcMar>
            <w:tcPrChange w:id="632" w:author="Ridwan S" w:date="2026-10-04T02:13:00Z">
              <w:tcPr>
                <w:tcW w:w="2700"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21687C17" w14:textId="77777777" w:rsidR="002357EC" w:rsidRDefault="00D732EB">
            <w:pPr>
              <w:rPr>
                <w:ins w:id="633" w:author="Ridwan S" w:date="2026-09-30T08:00:00Z"/>
                <w:sz w:val="22"/>
                <w:szCs w:val="22"/>
              </w:rPr>
            </w:pPr>
            <w:ins w:id="634" w:author="Ridwan S" w:date="2026-09-30T08:00:00Z">
              <w:r>
                <w:rPr>
                  <w:sz w:val="22"/>
                  <w:szCs w:val="22"/>
                </w:rPr>
                <w:t>Statistik deskriptif (frekuensi, persentase, rata-rata, standar deviasi, kategori interval); uji Friedman dan uji Wilcoxon signed-rank dengan koreksi Bonferroni (H</w:t>
              </w:r>
              <w:r w:rsidRPr="000A5E42">
                <w:rPr>
                  <w:sz w:val="22"/>
                  <w:szCs w:val="22"/>
                  <w:vertAlign w:val="subscript"/>
                  <w:rPrChange w:id="635" w:author="Ridwan S" w:date="2026-10-04T02:12:00Z">
                    <w:rPr>
                      <w:sz w:val="22"/>
                      <w:szCs w:val="22"/>
                    </w:rPr>
                  </w:rPrChange>
                </w:rPr>
                <w:t>2</w:t>
              </w:r>
              <w:r>
                <w:rPr>
                  <w:sz w:val="22"/>
                  <w:szCs w:val="22"/>
                </w:rPr>
                <w:t>)</w:t>
              </w:r>
            </w:ins>
          </w:p>
        </w:tc>
        <w:tc>
          <w:tcPr>
            <w:tcW w:w="1602" w:type="dxa"/>
            <w:shd w:val="clear" w:color="auto" w:fill="EBF3FB"/>
            <w:tcMar>
              <w:top w:w="80" w:type="dxa"/>
              <w:left w:w="120" w:type="dxa"/>
              <w:bottom w:w="80" w:type="dxa"/>
              <w:right w:w="120" w:type="dxa"/>
            </w:tcMar>
            <w:tcPrChange w:id="636" w:author="Ridwan S" w:date="2026-10-04T02:13:00Z">
              <w:tcPr>
                <w:tcW w:w="1602"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4AA0031C" w14:textId="77777777" w:rsidR="002357EC" w:rsidRDefault="00D732EB">
            <w:pPr>
              <w:rPr>
                <w:ins w:id="637" w:author="Ridwan S" w:date="2026-09-30T08:00:00Z"/>
                <w:sz w:val="22"/>
                <w:szCs w:val="22"/>
              </w:rPr>
            </w:pPr>
            <w:ins w:id="638" w:author="Ridwan S" w:date="2026-09-30T08:00:00Z">
              <w:r>
                <w:rPr>
                  <w:sz w:val="22"/>
                  <w:szCs w:val="22"/>
                </w:rPr>
                <w:t>Profil persepsi dan perbedaan penilaian antar aspek</w:t>
              </w:r>
            </w:ins>
          </w:p>
        </w:tc>
      </w:tr>
      <w:tr w:rsidR="002357EC" w14:paraId="36CFBC72" w14:textId="77777777" w:rsidTr="000A5E42">
        <w:trPr>
          <w:cantSplit/>
          <w:ins w:id="639" w:author="Ridwan S" w:date="2026-09-30T08:00:00Z"/>
          <w:trPrChange w:id="640" w:author="Ridwan S" w:date="2026-10-04T02:13:00Z">
            <w:trPr>
              <w:cantSplit/>
            </w:trPr>
          </w:trPrChange>
        </w:trPr>
        <w:tc>
          <w:tcPr>
            <w:tcW w:w="1985" w:type="dxa"/>
            <w:shd w:val="clear" w:color="auto" w:fill="FFFFFF"/>
            <w:tcMar>
              <w:top w:w="80" w:type="dxa"/>
              <w:left w:w="120" w:type="dxa"/>
              <w:bottom w:w="80" w:type="dxa"/>
              <w:right w:w="120" w:type="dxa"/>
            </w:tcMar>
            <w:tcPrChange w:id="641" w:author="Ridwan S" w:date="2026-10-04T02:13:00Z">
              <w:tcPr>
                <w:tcW w:w="1900"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E768B5A" w14:textId="77777777" w:rsidR="002357EC" w:rsidRDefault="00D732EB">
            <w:pPr>
              <w:rPr>
                <w:ins w:id="642" w:author="Ridwan S" w:date="2026-09-30T08:00:00Z"/>
                <w:sz w:val="22"/>
                <w:szCs w:val="22"/>
              </w:rPr>
            </w:pPr>
            <w:ins w:id="643" w:author="Ridwan S" w:date="2026-09-30T08:00:00Z">
              <w:r>
                <w:rPr>
                  <w:sz w:val="22"/>
                  <w:szCs w:val="22"/>
                </w:rPr>
                <w:t xml:space="preserve">2. Menganalisis perbedaan persepsi antar kelompok </w:t>
              </w:r>
              <w:r>
                <w:rPr>
                  <w:i/>
                  <w:iCs/>
                  <w:sz w:val="22"/>
                  <w:szCs w:val="22"/>
                </w:rPr>
                <w:t>stakeholder</w:t>
              </w:r>
            </w:ins>
          </w:p>
        </w:tc>
        <w:tc>
          <w:tcPr>
            <w:tcW w:w="2300" w:type="dxa"/>
            <w:shd w:val="clear" w:color="auto" w:fill="FFFFFF"/>
            <w:tcMar>
              <w:top w:w="80" w:type="dxa"/>
              <w:left w:w="120" w:type="dxa"/>
              <w:bottom w:w="80" w:type="dxa"/>
              <w:right w:w="120" w:type="dxa"/>
            </w:tcMar>
            <w:tcPrChange w:id="644" w:author="Ridwan S" w:date="2026-10-04T02:13:00Z">
              <w:tcPr>
                <w:tcW w:w="2300"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6E1AA622" w14:textId="77777777" w:rsidR="002357EC" w:rsidRDefault="00D732EB">
            <w:pPr>
              <w:rPr>
                <w:ins w:id="645" w:author="Ridwan S" w:date="2026-09-30T08:00:00Z"/>
                <w:sz w:val="22"/>
                <w:szCs w:val="22"/>
              </w:rPr>
            </w:pPr>
            <w:ins w:id="646" w:author="Ridwan S" w:date="2026-09-30T08:00:00Z">
              <w:r>
                <w:rPr>
                  <w:sz w:val="22"/>
                  <w:szCs w:val="22"/>
                </w:rPr>
                <w:t xml:space="preserve">Kuesioner pada empat kelompok </w:t>
              </w:r>
              <w:r>
                <w:rPr>
                  <w:i/>
                  <w:iCs/>
                  <w:sz w:val="22"/>
                  <w:szCs w:val="22"/>
                </w:rPr>
                <w:t>stakeholder</w:t>
              </w:r>
              <w:r>
                <w:rPr>
                  <w:sz w:val="22"/>
                  <w:szCs w:val="22"/>
                </w:rPr>
                <w:t xml:space="preserve"> (akademisi dan organisasi nelayan sebagai informan kualitatif tidak diikutkan dalam uji antar kelompok)</w:t>
              </w:r>
            </w:ins>
          </w:p>
        </w:tc>
        <w:tc>
          <w:tcPr>
            <w:tcW w:w="2700" w:type="dxa"/>
            <w:shd w:val="clear" w:color="auto" w:fill="FFFFFF"/>
            <w:tcMar>
              <w:top w:w="80" w:type="dxa"/>
              <w:left w:w="120" w:type="dxa"/>
              <w:bottom w:w="80" w:type="dxa"/>
              <w:right w:w="120" w:type="dxa"/>
            </w:tcMar>
            <w:tcPrChange w:id="647" w:author="Ridwan S" w:date="2026-10-04T02:13:00Z">
              <w:tcPr>
                <w:tcW w:w="2700"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3CDF7E00" w14:textId="77777777" w:rsidR="002357EC" w:rsidRDefault="00D732EB">
            <w:pPr>
              <w:rPr>
                <w:ins w:id="648" w:author="Ridwan S" w:date="2026-09-30T08:00:00Z"/>
                <w:sz w:val="22"/>
                <w:szCs w:val="22"/>
              </w:rPr>
            </w:pPr>
            <w:ins w:id="649" w:author="Ridwan S" w:date="2026-09-30T08:00:00Z">
              <w:r>
                <w:rPr>
                  <w:sz w:val="22"/>
                  <w:szCs w:val="22"/>
                </w:rPr>
                <w:t>Uji Kruskal-Wallis dan uji perbandingan berpasangan (</w:t>
              </w:r>
              <w:r w:rsidRPr="000A5E42">
                <w:rPr>
                  <w:i/>
                  <w:iCs/>
                  <w:sz w:val="22"/>
                  <w:szCs w:val="22"/>
                  <w:rPrChange w:id="650" w:author="Ridwan S" w:date="2026-10-04T02:12:00Z">
                    <w:rPr>
                      <w:sz w:val="22"/>
                      <w:szCs w:val="22"/>
                    </w:rPr>
                  </w:rPrChange>
                </w:rPr>
                <w:t>post hoc</w:t>
              </w:r>
              <w:r>
                <w:rPr>
                  <w:sz w:val="22"/>
                  <w:szCs w:val="22"/>
                </w:rPr>
                <w:t>) apabila hasilnya signifikan (H</w:t>
              </w:r>
              <w:r w:rsidRPr="000A5E42">
                <w:rPr>
                  <w:sz w:val="22"/>
                  <w:szCs w:val="22"/>
                  <w:vertAlign w:val="subscript"/>
                  <w:rPrChange w:id="651" w:author="Ridwan S" w:date="2026-10-04T02:12:00Z">
                    <w:rPr>
                      <w:sz w:val="22"/>
                      <w:szCs w:val="22"/>
                    </w:rPr>
                  </w:rPrChange>
                </w:rPr>
                <w:t>1</w:t>
              </w:r>
              <w:r>
                <w:rPr>
                  <w:sz w:val="22"/>
                  <w:szCs w:val="22"/>
                </w:rPr>
                <w:t>)</w:t>
              </w:r>
            </w:ins>
          </w:p>
        </w:tc>
        <w:tc>
          <w:tcPr>
            <w:tcW w:w="1602" w:type="dxa"/>
            <w:shd w:val="clear" w:color="auto" w:fill="FFFFFF"/>
            <w:tcMar>
              <w:top w:w="80" w:type="dxa"/>
              <w:left w:w="120" w:type="dxa"/>
              <w:bottom w:w="80" w:type="dxa"/>
              <w:right w:w="120" w:type="dxa"/>
            </w:tcMar>
            <w:tcPrChange w:id="652" w:author="Ridwan S" w:date="2026-10-04T02:13:00Z">
              <w:tcPr>
                <w:tcW w:w="1602"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37C4FC33" w14:textId="77777777" w:rsidR="002357EC" w:rsidRDefault="00D732EB">
            <w:pPr>
              <w:rPr>
                <w:ins w:id="653" w:author="Ridwan S" w:date="2026-09-30T08:00:00Z"/>
                <w:sz w:val="22"/>
                <w:szCs w:val="22"/>
              </w:rPr>
            </w:pPr>
            <w:ins w:id="654" w:author="Ridwan S" w:date="2026-09-30T08:00:00Z">
              <w:r>
                <w:rPr>
                  <w:sz w:val="22"/>
                  <w:szCs w:val="22"/>
                </w:rPr>
                <w:t xml:space="preserve">Kelompok </w:t>
              </w:r>
              <w:r>
                <w:rPr>
                  <w:i/>
                  <w:iCs/>
                  <w:sz w:val="22"/>
                  <w:szCs w:val="22"/>
                </w:rPr>
                <w:t>stakeholder</w:t>
              </w:r>
              <w:r>
                <w:rPr>
                  <w:sz w:val="22"/>
                  <w:szCs w:val="22"/>
                </w:rPr>
                <w:t xml:space="preserve"> yang berbeda secara signifikan</w:t>
              </w:r>
            </w:ins>
          </w:p>
        </w:tc>
      </w:tr>
      <w:tr w:rsidR="002357EC" w14:paraId="1C3A6370" w14:textId="77777777" w:rsidTr="000A5E42">
        <w:trPr>
          <w:cantSplit/>
          <w:ins w:id="655" w:author="Ridwan S" w:date="2026-09-30T08:00:00Z"/>
          <w:trPrChange w:id="656" w:author="Ridwan S" w:date="2026-10-04T02:13:00Z">
            <w:trPr>
              <w:cantSplit/>
            </w:trPr>
          </w:trPrChange>
        </w:trPr>
        <w:tc>
          <w:tcPr>
            <w:tcW w:w="1985" w:type="dxa"/>
            <w:shd w:val="clear" w:color="auto" w:fill="EBF3FB"/>
            <w:tcMar>
              <w:top w:w="80" w:type="dxa"/>
              <w:left w:w="120" w:type="dxa"/>
              <w:bottom w:w="80" w:type="dxa"/>
              <w:right w:w="120" w:type="dxa"/>
            </w:tcMar>
            <w:tcPrChange w:id="657" w:author="Ridwan S" w:date="2026-10-04T02:13:00Z">
              <w:tcPr>
                <w:tcW w:w="1900"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2312B47D" w14:textId="77777777" w:rsidR="002357EC" w:rsidRDefault="00D732EB">
            <w:pPr>
              <w:rPr>
                <w:ins w:id="658" w:author="Ridwan S" w:date="2026-09-30T08:00:00Z"/>
                <w:sz w:val="22"/>
                <w:szCs w:val="22"/>
              </w:rPr>
            </w:pPr>
            <w:ins w:id="659" w:author="Ridwan S" w:date="2026-09-30T08:00:00Z">
              <w:r>
                <w:rPr>
                  <w:sz w:val="22"/>
                  <w:szCs w:val="22"/>
                </w:rPr>
                <w:t xml:space="preserve">3. Memetakan posisi dan peran </w:t>
              </w:r>
              <w:r>
                <w:rPr>
                  <w:i/>
                  <w:iCs/>
                  <w:sz w:val="22"/>
                  <w:szCs w:val="22"/>
                </w:rPr>
                <w:t>stakeholder</w:t>
              </w:r>
            </w:ins>
          </w:p>
        </w:tc>
        <w:tc>
          <w:tcPr>
            <w:tcW w:w="2300" w:type="dxa"/>
            <w:shd w:val="clear" w:color="auto" w:fill="EBF3FB"/>
            <w:tcMar>
              <w:top w:w="80" w:type="dxa"/>
              <w:left w:w="120" w:type="dxa"/>
              <w:bottom w:w="80" w:type="dxa"/>
              <w:right w:w="120" w:type="dxa"/>
            </w:tcMar>
            <w:tcPrChange w:id="660" w:author="Ridwan S" w:date="2026-10-04T02:13:00Z">
              <w:tcPr>
                <w:tcW w:w="2300"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6CC536FE" w14:textId="77777777" w:rsidR="002357EC" w:rsidRDefault="00D732EB">
            <w:pPr>
              <w:rPr>
                <w:ins w:id="661" w:author="Ridwan S" w:date="2026-09-30T08:00:00Z"/>
                <w:sz w:val="22"/>
                <w:szCs w:val="22"/>
              </w:rPr>
            </w:pPr>
            <w:ins w:id="662" w:author="Ridwan S" w:date="2026-09-30T08:00:00Z">
              <w:r>
                <w:rPr>
                  <w:sz w:val="22"/>
                  <w:szCs w:val="22"/>
                </w:rPr>
                <w:t xml:space="preserve">Skor </w:t>
              </w:r>
              <w:r>
                <w:rPr>
                  <w:i/>
                  <w:iCs/>
                  <w:sz w:val="22"/>
                  <w:szCs w:val="22"/>
                </w:rPr>
                <w:t>interest</w:t>
              </w:r>
              <w:r>
                <w:rPr>
                  <w:sz w:val="22"/>
                  <w:szCs w:val="22"/>
                </w:rPr>
                <w:t xml:space="preserve"> dan </w:t>
              </w:r>
              <w:r>
                <w:rPr>
                  <w:i/>
                  <w:iCs/>
                  <w:sz w:val="22"/>
                  <w:szCs w:val="22"/>
                </w:rPr>
                <w:t>influence</w:t>
              </w:r>
              <w:r>
                <w:rPr>
                  <w:sz w:val="22"/>
                  <w:szCs w:val="22"/>
                </w:rPr>
                <w:t>; skor dukungan dan intensitas partisipasi; wawancara mendalam dan FGD</w:t>
              </w:r>
            </w:ins>
          </w:p>
        </w:tc>
        <w:tc>
          <w:tcPr>
            <w:tcW w:w="2700" w:type="dxa"/>
            <w:shd w:val="clear" w:color="auto" w:fill="EBF3FB"/>
            <w:tcMar>
              <w:top w:w="80" w:type="dxa"/>
              <w:left w:w="120" w:type="dxa"/>
              <w:bottom w:w="80" w:type="dxa"/>
              <w:right w:w="120" w:type="dxa"/>
            </w:tcMar>
            <w:tcPrChange w:id="663" w:author="Ridwan S" w:date="2026-10-04T02:13:00Z">
              <w:tcPr>
                <w:tcW w:w="2700"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439E18EA" w14:textId="77777777" w:rsidR="002357EC" w:rsidRDefault="00D732EB">
            <w:pPr>
              <w:rPr>
                <w:ins w:id="664" w:author="Ridwan S" w:date="2026-09-30T08:00:00Z"/>
                <w:sz w:val="22"/>
                <w:szCs w:val="22"/>
              </w:rPr>
            </w:pPr>
            <w:ins w:id="665" w:author="Ridwan S" w:date="2026-09-30T08:00:00Z">
              <w:r>
                <w:rPr>
                  <w:i/>
                  <w:iCs/>
                  <w:sz w:val="22"/>
                  <w:szCs w:val="22"/>
                </w:rPr>
                <w:t>Interest–influence matrix</w:t>
              </w:r>
              <w:r>
                <w:rPr>
                  <w:sz w:val="22"/>
                  <w:szCs w:val="22"/>
                </w:rPr>
                <w:t xml:space="preserve"> dengan titik potong median; korelasi Spearman Rank antara dukungan dan intensitas partisipasi (H</w:t>
              </w:r>
              <w:r w:rsidRPr="000A5E42">
                <w:rPr>
                  <w:sz w:val="22"/>
                  <w:szCs w:val="22"/>
                  <w:vertAlign w:val="subscript"/>
                  <w:rPrChange w:id="666" w:author="Ridwan S" w:date="2026-10-04T02:13:00Z">
                    <w:rPr>
                      <w:sz w:val="22"/>
                      <w:szCs w:val="22"/>
                    </w:rPr>
                  </w:rPrChange>
                </w:rPr>
                <w:t>3</w:t>
              </w:r>
              <w:r>
                <w:rPr>
                  <w:sz w:val="22"/>
                  <w:szCs w:val="22"/>
                </w:rPr>
                <w:t>); analisis tematik untuk peran</w:t>
              </w:r>
            </w:ins>
          </w:p>
        </w:tc>
        <w:tc>
          <w:tcPr>
            <w:tcW w:w="1602" w:type="dxa"/>
            <w:shd w:val="clear" w:color="auto" w:fill="EBF3FB"/>
            <w:tcMar>
              <w:top w:w="80" w:type="dxa"/>
              <w:left w:w="120" w:type="dxa"/>
              <w:bottom w:w="80" w:type="dxa"/>
              <w:right w:w="120" w:type="dxa"/>
            </w:tcMar>
            <w:tcPrChange w:id="667" w:author="Ridwan S" w:date="2026-10-04T02:13:00Z">
              <w:tcPr>
                <w:tcW w:w="1602" w:type="dxa"/>
                <w:tcBorders>
                  <w:top w:val="single" w:sz="2"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tcPrChange>
          </w:tcPr>
          <w:p w14:paraId="55337E9D" w14:textId="77777777" w:rsidR="002357EC" w:rsidRDefault="00D732EB">
            <w:pPr>
              <w:rPr>
                <w:ins w:id="668" w:author="Ridwan S" w:date="2026-09-30T08:00:00Z"/>
                <w:sz w:val="22"/>
                <w:szCs w:val="22"/>
              </w:rPr>
            </w:pPr>
            <w:ins w:id="669" w:author="Ridwan S" w:date="2026-09-30T08:00:00Z">
              <w:r>
                <w:rPr>
                  <w:sz w:val="22"/>
                  <w:szCs w:val="22"/>
                </w:rPr>
                <w:t xml:space="preserve">Posisi </w:t>
              </w:r>
              <w:r>
                <w:rPr>
                  <w:i/>
                  <w:iCs/>
                  <w:sz w:val="22"/>
                  <w:szCs w:val="22"/>
                </w:rPr>
                <w:t>stakeholder</w:t>
              </w:r>
              <w:r>
                <w:rPr>
                  <w:sz w:val="22"/>
                  <w:szCs w:val="22"/>
                </w:rPr>
                <w:t xml:space="preserve"> (</w:t>
              </w:r>
              <w:r>
                <w:rPr>
                  <w:i/>
                  <w:iCs/>
                  <w:sz w:val="22"/>
                  <w:szCs w:val="22"/>
                </w:rPr>
                <w:t>key players</w:t>
              </w:r>
              <w:r>
                <w:rPr>
                  <w:sz w:val="22"/>
                  <w:szCs w:val="22"/>
                </w:rPr>
                <w:t xml:space="preserve">, </w:t>
              </w:r>
              <w:r>
                <w:rPr>
                  <w:i/>
                  <w:iCs/>
                  <w:sz w:val="22"/>
                  <w:szCs w:val="22"/>
                </w:rPr>
                <w:t>subjects</w:t>
              </w:r>
              <w:r>
                <w:rPr>
                  <w:sz w:val="22"/>
                  <w:szCs w:val="22"/>
                </w:rPr>
                <w:t xml:space="preserve">, </w:t>
              </w:r>
              <w:r>
                <w:rPr>
                  <w:i/>
                  <w:iCs/>
                  <w:sz w:val="22"/>
                  <w:szCs w:val="22"/>
                </w:rPr>
                <w:t>context setters</w:t>
              </w:r>
              <w:r>
                <w:rPr>
                  <w:sz w:val="22"/>
                  <w:szCs w:val="22"/>
                </w:rPr>
                <w:t xml:space="preserve">, </w:t>
              </w:r>
              <w:r>
                <w:rPr>
                  <w:i/>
                  <w:iCs/>
                  <w:sz w:val="22"/>
                  <w:szCs w:val="22"/>
                </w:rPr>
                <w:t>crowd</w:t>
              </w:r>
              <w:r>
                <w:rPr>
                  <w:sz w:val="22"/>
                  <w:szCs w:val="22"/>
                </w:rPr>
                <w:t>) dan peran setiap kelompok</w:t>
              </w:r>
            </w:ins>
          </w:p>
        </w:tc>
      </w:tr>
      <w:tr w:rsidR="002357EC" w14:paraId="39EE06DE" w14:textId="77777777" w:rsidTr="000A5E42">
        <w:trPr>
          <w:cantSplit/>
          <w:ins w:id="670" w:author="Ridwan S" w:date="2026-09-30T08:00:00Z"/>
          <w:trPrChange w:id="671" w:author="Ridwan S" w:date="2026-10-04T02:13:00Z">
            <w:trPr>
              <w:cantSplit/>
            </w:trPr>
          </w:trPrChange>
        </w:trPr>
        <w:tc>
          <w:tcPr>
            <w:tcW w:w="1985" w:type="dxa"/>
            <w:shd w:val="clear" w:color="auto" w:fill="FFFFFF"/>
            <w:tcMar>
              <w:top w:w="80" w:type="dxa"/>
              <w:left w:w="120" w:type="dxa"/>
              <w:bottom w:w="80" w:type="dxa"/>
              <w:right w:w="120" w:type="dxa"/>
            </w:tcMar>
            <w:tcPrChange w:id="672" w:author="Ridwan S" w:date="2026-10-04T02:13:00Z">
              <w:tcPr>
                <w:tcW w:w="1900"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7A44BCBD" w14:textId="30B4D7C4" w:rsidR="002357EC" w:rsidRDefault="00D732EB">
            <w:pPr>
              <w:rPr>
                <w:ins w:id="673" w:author="Ridwan S" w:date="2026-09-30T08:00:00Z"/>
                <w:sz w:val="22"/>
                <w:szCs w:val="22"/>
              </w:rPr>
            </w:pPr>
            <w:ins w:id="674" w:author="Ridwan S" w:date="2026-09-30T08:00:00Z">
              <w:r>
                <w:rPr>
                  <w:sz w:val="22"/>
                  <w:szCs w:val="22"/>
                </w:rPr>
                <w:t xml:space="preserve">4. </w:t>
              </w:r>
            </w:ins>
            <w:ins w:id="675" w:author="Ridwan S" w:date="2026-10-04T02:13:00Z">
              <w:r w:rsidR="000A5E42">
                <w:rPr>
                  <w:sz w:val="22"/>
                  <w:szCs w:val="22"/>
                </w:rPr>
                <w:t>M</w:t>
              </w:r>
            </w:ins>
            <w:ins w:id="676" w:author="Ridwan S" w:date="2026-09-30T08:00:00Z">
              <w:r>
                <w:rPr>
                  <w:sz w:val="22"/>
                  <w:szCs w:val="22"/>
                </w:rPr>
                <w:t>engidentifikasi faktor pendukung dan penghambat serta merumuskan prioritas permasalahan dan strategi kebijakan</w:t>
              </w:r>
            </w:ins>
          </w:p>
        </w:tc>
        <w:tc>
          <w:tcPr>
            <w:tcW w:w="2300" w:type="dxa"/>
            <w:shd w:val="clear" w:color="auto" w:fill="FFFFFF"/>
            <w:tcMar>
              <w:top w:w="80" w:type="dxa"/>
              <w:left w:w="120" w:type="dxa"/>
              <w:bottom w:w="80" w:type="dxa"/>
              <w:right w:w="120" w:type="dxa"/>
            </w:tcMar>
            <w:tcPrChange w:id="677" w:author="Ridwan S" w:date="2026-10-04T02:13:00Z">
              <w:tcPr>
                <w:tcW w:w="2300"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BB45830" w14:textId="77777777" w:rsidR="002357EC" w:rsidRDefault="00D732EB">
            <w:pPr>
              <w:rPr>
                <w:ins w:id="678" w:author="Ridwan S" w:date="2026-09-30T08:00:00Z"/>
                <w:sz w:val="22"/>
                <w:szCs w:val="22"/>
              </w:rPr>
            </w:pPr>
            <w:ins w:id="679" w:author="Ridwan S" w:date="2026-09-30T08:00:00Z">
              <w:r>
                <w:rPr>
                  <w:sz w:val="22"/>
                  <w:szCs w:val="22"/>
                </w:rPr>
                <w:t>Wawancara mendalam, FGD, dan hasil analisis pada tujuan 1 sampai 3</w:t>
              </w:r>
            </w:ins>
          </w:p>
        </w:tc>
        <w:tc>
          <w:tcPr>
            <w:tcW w:w="2700" w:type="dxa"/>
            <w:shd w:val="clear" w:color="auto" w:fill="FFFFFF"/>
            <w:tcMar>
              <w:top w:w="80" w:type="dxa"/>
              <w:left w:w="120" w:type="dxa"/>
              <w:bottom w:w="80" w:type="dxa"/>
              <w:right w:w="120" w:type="dxa"/>
            </w:tcMar>
            <w:tcPrChange w:id="680" w:author="Ridwan S" w:date="2026-10-04T02:13:00Z">
              <w:tcPr>
                <w:tcW w:w="2700"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790A8742" w14:textId="77777777" w:rsidR="002357EC" w:rsidRDefault="00D732EB">
            <w:pPr>
              <w:rPr>
                <w:ins w:id="681" w:author="Ridwan S" w:date="2026-09-30T08:00:00Z"/>
                <w:sz w:val="22"/>
                <w:szCs w:val="22"/>
              </w:rPr>
            </w:pPr>
            <w:ins w:id="682" w:author="Ridwan S" w:date="2026-09-30T08:00:00Z">
              <w:r>
                <w:rPr>
                  <w:sz w:val="22"/>
                  <w:szCs w:val="22"/>
                </w:rPr>
                <w:t>Analisis tematik; identifikasi isu strategis; triangulasi dan integrasi sekuensial-eksplanatori</w:t>
              </w:r>
            </w:ins>
          </w:p>
        </w:tc>
        <w:tc>
          <w:tcPr>
            <w:tcW w:w="1602" w:type="dxa"/>
            <w:shd w:val="clear" w:color="auto" w:fill="FFFFFF"/>
            <w:tcMar>
              <w:top w:w="80" w:type="dxa"/>
              <w:left w:w="120" w:type="dxa"/>
              <w:bottom w:w="80" w:type="dxa"/>
              <w:right w:w="120" w:type="dxa"/>
            </w:tcMar>
            <w:tcPrChange w:id="683" w:author="Ridwan S" w:date="2026-10-04T02:13:00Z">
              <w:tcPr>
                <w:tcW w:w="1602" w:type="dxa"/>
                <w:tcBorders>
                  <w:top w:val="single" w:sz="2"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cPrChange>
          </w:tcPr>
          <w:p w14:paraId="597CDDB9" w14:textId="77777777" w:rsidR="002357EC" w:rsidRDefault="00D732EB">
            <w:pPr>
              <w:rPr>
                <w:ins w:id="684" w:author="Ridwan S" w:date="2026-09-30T08:00:00Z"/>
                <w:sz w:val="22"/>
                <w:szCs w:val="22"/>
              </w:rPr>
            </w:pPr>
            <w:ins w:id="685" w:author="Ridwan S" w:date="2026-09-30T08:00:00Z">
              <w:r>
                <w:rPr>
                  <w:sz w:val="22"/>
                  <w:szCs w:val="22"/>
                </w:rPr>
                <w:t>Faktor pendukung dan penghambat, isu prioritas, dan rekomendasi strategi kebijakan partisipatif</w:t>
              </w:r>
            </w:ins>
          </w:p>
        </w:tc>
      </w:tr>
    </w:tbl>
    <w:p w14:paraId="7D85384B" w14:textId="77777777" w:rsidR="002357EC" w:rsidRDefault="002357EC">
      <w:pPr>
        <w:rPr>
          <w:ins w:id="686" w:author="Ridwan S" w:date="2026-09-30T08:00:00Z"/>
        </w:rPr>
      </w:pPr>
    </w:p>
    <w:p w14:paraId="2278F8D6" w14:textId="77777777" w:rsidR="00E076DA" w:rsidRPr="00E076DA" w:rsidRDefault="00E076DA" w:rsidP="00E076DA">
      <w:pPr>
        <w:spacing w:after="120" w:line="360" w:lineRule="auto"/>
        <w:jc w:val="both"/>
        <w:rPr>
          <w:b/>
          <w:bCs/>
          <w:lang w:val="en-ID"/>
        </w:rPr>
      </w:pPr>
      <w:r>
        <w:rPr>
          <w:b/>
          <w:bCs/>
          <w:lang w:val="en-ID"/>
        </w:rPr>
        <w:t>1. Analisis Data Kuantitatif</w:t>
      </w:r>
    </w:p>
    <w:p w14:paraId="52F5F9B1" w14:textId="2AE75B22" w:rsidR="00A82B2F" w:rsidRDefault="00E076DA" w:rsidP="00E076DA">
      <w:pPr>
        <w:spacing w:after="120" w:line="360" w:lineRule="auto"/>
        <w:ind w:firstLine="567"/>
        <w:jc w:val="both"/>
        <w:rPr>
          <w:lang w:val="en-ID"/>
        </w:rPr>
      </w:pPr>
      <w:r>
        <w:rPr>
          <w:lang w:val="en-ID"/>
        </w:rPr>
        <w:t xml:space="preserve">Data hasil kuesioner dianalisis secara deskriptif menggunakan frekuensi, persentase, nilai rata-rata, dan standar deviasi untuk menggambarkan karakteristik responden serta persepsi </w:t>
      </w:r>
      <w:r>
        <w:rPr>
          <w:i/>
          <w:lang w:val="en-ID"/>
        </w:rPr>
        <w:t>stakeholder</w:t>
      </w:r>
      <w:r>
        <w:rPr>
          <w:lang w:val="en-ID"/>
        </w:rPr>
        <w:t xml:space="preserve"> pada setiap dimensi dan indikator penelitian. Tingkat dukungan </w:t>
      </w:r>
      <w:r>
        <w:rPr>
          <w:i/>
          <w:lang w:val="en-ID"/>
        </w:rPr>
        <w:t>stakeholder</w:t>
      </w:r>
      <w:r>
        <w:rPr>
          <w:lang w:val="en-ID"/>
        </w:rPr>
        <w:t xml:space="preserve"> dikategorikan berdasarkan nilai rata-rata skor menggunakan tiga kategori, yaitu rendah, sedang, dan tinggi. Kategori tersebut diturunkan dari rentang skala Likert 1-5 yang dibagi menjadi tiga kategori dengan interval yang sama. Lebar interval dihitung dengan rumus: </w:t>
      </w:r>
    </w:p>
    <w:p w14:paraId="54A98B55" w14:textId="5DB762D5" w:rsidR="00A82B2F" w:rsidRDefault="00A82B2F" w:rsidP="00E076DA">
      <w:pPr>
        <w:spacing w:after="120" w:line="360" w:lineRule="auto"/>
        <w:ind w:firstLine="567"/>
        <w:jc w:val="both"/>
        <w:rPr>
          <w:lang w:val="en-ID"/>
        </w:rPr>
      </w:pPr>
      <w:r>
        <w:rPr>
          <w:noProof/>
        </w:rPr>
        <w:lastRenderedPageBreak/>
        <w:drawing>
          <wp:anchor distT="0" distB="0" distL="114300" distR="114300" simplePos="0" relativeHeight="251715584" behindDoc="0" locked="0" layoutInCell="1" allowOverlap="1" wp14:anchorId="5F57747F" wp14:editId="0EC377A3">
            <wp:simplePos x="0" y="0"/>
            <wp:positionH relativeFrom="column">
              <wp:posOffset>1567815</wp:posOffset>
            </wp:positionH>
            <wp:positionV relativeFrom="paragraph">
              <wp:posOffset>-87630</wp:posOffset>
            </wp:positionV>
            <wp:extent cx="1562100" cy="666299"/>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62100" cy="666299"/>
                    </a:xfrm>
                    <a:prstGeom prst="rect">
                      <a:avLst/>
                    </a:prstGeom>
                  </pic:spPr>
                </pic:pic>
              </a:graphicData>
            </a:graphic>
          </wp:anchor>
        </w:drawing>
      </w:r>
    </w:p>
    <w:p w14:paraId="1D5798C5" w14:textId="77777777" w:rsidR="00A82B2F" w:rsidRDefault="00A82B2F" w:rsidP="00E076DA">
      <w:pPr>
        <w:spacing w:after="120" w:line="360" w:lineRule="auto"/>
        <w:ind w:firstLine="567"/>
        <w:jc w:val="both"/>
        <w:rPr>
          <w:lang w:val="en-ID"/>
        </w:rPr>
      </w:pPr>
    </w:p>
    <w:p w14:paraId="4A77F17D" w14:textId="77777777" w:rsidR="00070218" w:rsidRPr="00070218" w:rsidRDefault="00070218" w:rsidP="00070218">
      <w:pPr>
        <w:spacing w:after="120" w:line="360" w:lineRule="auto"/>
        <w:jc w:val="both"/>
        <w:rPr>
          <w:lang w:val="en-ID"/>
        </w:rPr>
      </w:pPr>
      <w:r>
        <w:rPr>
          <w:lang w:val="en-ID"/>
        </w:rPr>
        <w:t>Keterangan:</w:t>
      </w:r>
    </w:p>
    <w:p w14:paraId="76782B3D" w14:textId="1F8EAB45" w:rsidR="00070218" w:rsidRPr="00070218" w:rsidRDefault="00070218" w:rsidP="00070218">
      <w:pPr>
        <w:numPr>
          <w:ilvl w:val="0"/>
          <w:numId w:val="30"/>
        </w:numPr>
        <w:spacing w:after="120"/>
        <w:jc w:val="both"/>
        <w:rPr>
          <w:lang w:val="en-ID"/>
        </w:rPr>
      </w:pPr>
      <w:r>
        <w:rPr>
          <w:i/>
          <w:iCs/>
          <w:lang w:val="en-ID"/>
        </w:rPr>
        <w:t>I</w:t>
      </w:r>
      <w:r>
        <w:rPr>
          <w:lang w:val="en-ID"/>
        </w:rPr>
        <w:t xml:space="preserve"> = lebar interval kelas </w:t>
      </w:r>
    </w:p>
    <w:p w14:paraId="7B1FB366" w14:textId="370CC01D" w:rsidR="00070218" w:rsidRPr="00070218" w:rsidRDefault="00070218" w:rsidP="00070218">
      <w:pPr>
        <w:numPr>
          <w:ilvl w:val="0"/>
          <w:numId w:val="30"/>
        </w:numPr>
        <w:spacing w:after="120"/>
        <w:jc w:val="both"/>
        <w:rPr>
          <w:lang w:val="en-ID"/>
        </w:rPr>
      </w:pPr>
      <w:r>
        <w:rPr>
          <w:i/>
          <w:iCs/>
          <w:lang w:val="en-ID"/>
        </w:rPr>
        <w:t>Xmax</w:t>
      </w:r>
      <w:r>
        <w:rPr>
          <w:lang w:val="en-ID"/>
        </w:rPr>
        <w:t xml:space="preserve"> = skor maksimum </w:t>
      </w:r>
    </w:p>
    <w:p w14:paraId="0A325428" w14:textId="5D5BA325" w:rsidR="00070218" w:rsidRPr="00070218" w:rsidRDefault="00070218" w:rsidP="00070218">
      <w:pPr>
        <w:numPr>
          <w:ilvl w:val="0"/>
          <w:numId w:val="30"/>
        </w:numPr>
        <w:spacing w:after="120"/>
        <w:jc w:val="both"/>
        <w:rPr>
          <w:lang w:val="en-ID"/>
        </w:rPr>
      </w:pPr>
      <w:r>
        <w:rPr>
          <w:i/>
          <w:iCs/>
          <w:lang w:val="en-ID"/>
        </w:rPr>
        <w:t>Xmin</w:t>
      </w:r>
      <w:r>
        <w:rPr>
          <w:lang w:val="en-ID"/>
        </w:rPr>
        <w:t xml:space="preserve"> = skor minimum </w:t>
      </w:r>
    </w:p>
    <w:p w14:paraId="47D33F00" w14:textId="29B8E269" w:rsidR="00070218" w:rsidRPr="00070218" w:rsidRDefault="00070218" w:rsidP="00070218">
      <w:pPr>
        <w:numPr>
          <w:ilvl w:val="0"/>
          <w:numId w:val="30"/>
        </w:numPr>
        <w:spacing w:after="120"/>
        <w:jc w:val="both"/>
        <w:rPr>
          <w:lang w:val="en-ID"/>
        </w:rPr>
      </w:pPr>
      <w:r>
        <w:rPr>
          <w:i/>
          <w:iCs/>
          <w:lang w:val="en-ID"/>
        </w:rPr>
        <w:t>K</w:t>
      </w:r>
      <w:r>
        <w:rPr>
          <w:lang w:val="en-ID"/>
        </w:rPr>
        <w:t xml:space="preserve"> = jumlah kategori </w:t>
      </w:r>
    </w:p>
    <w:p w14:paraId="5F4B1F47" w14:textId="77777777" w:rsidR="00070218" w:rsidRDefault="00070218" w:rsidP="00070218">
      <w:pPr>
        <w:spacing w:after="120" w:line="360" w:lineRule="auto"/>
        <w:jc w:val="both"/>
        <w:rPr>
          <w:lang w:val="en-ID"/>
        </w:rPr>
      </w:pPr>
    </w:p>
    <w:p w14:paraId="0E24ACE2" w14:textId="50BE4D07" w:rsidR="00070218" w:rsidRPr="00070218" w:rsidRDefault="00070218" w:rsidP="00070218">
      <w:pPr>
        <w:spacing w:after="120" w:line="360" w:lineRule="auto"/>
        <w:jc w:val="both"/>
        <w:rPr>
          <w:lang w:val="en-ID"/>
        </w:rPr>
      </w:pPr>
      <w:r>
        <w:rPr>
          <w:lang w:val="en-ID"/>
        </w:rPr>
        <w:t>Untuk skala Likert 1 - 5 dengan tiga kategori:</w:t>
      </w:r>
    </w:p>
    <w:p w14:paraId="12D592FC" w14:textId="3FB6EAB0" w:rsidR="00070218" w:rsidRDefault="00070218" w:rsidP="00E076DA">
      <w:pPr>
        <w:spacing w:after="120" w:line="360" w:lineRule="auto"/>
        <w:ind w:firstLine="567"/>
        <w:jc w:val="both"/>
        <w:rPr>
          <w:lang w:val="en-ID"/>
        </w:rPr>
      </w:pPr>
      <w:r>
        <w:rPr>
          <w:noProof/>
        </w:rPr>
        <w:drawing>
          <wp:anchor distT="0" distB="0" distL="114300" distR="114300" simplePos="0" relativeHeight="251716608" behindDoc="0" locked="0" layoutInCell="1" allowOverlap="1" wp14:anchorId="67563C26" wp14:editId="7BD170D1">
            <wp:simplePos x="0" y="0"/>
            <wp:positionH relativeFrom="column">
              <wp:posOffset>1461135</wp:posOffset>
            </wp:positionH>
            <wp:positionV relativeFrom="paragraph">
              <wp:posOffset>61070</wp:posOffset>
            </wp:positionV>
            <wp:extent cx="1798720" cy="495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798720" cy="495300"/>
                    </a:xfrm>
                    <a:prstGeom prst="rect">
                      <a:avLst/>
                    </a:prstGeom>
                  </pic:spPr>
                </pic:pic>
              </a:graphicData>
            </a:graphic>
            <wp14:sizeRelH relativeFrom="margin">
              <wp14:pctWidth>0</wp14:pctWidth>
            </wp14:sizeRelH>
            <wp14:sizeRelV relativeFrom="margin">
              <wp14:pctHeight>0</wp14:pctHeight>
            </wp14:sizeRelV>
          </wp:anchor>
        </w:drawing>
      </w:r>
    </w:p>
    <w:p w14:paraId="36D64C18" w14:textId="2F9DEAD9" w:rsidR="00070218" w:rsidRDefault="00070218" w:rsidP="00070218">
      <w:pPr>
        <w:spacing w:after="120" w:line="360" w:lineRule="auto"/>
        <w:jc w:val="both"/>
        <w:rPr>
          <w:lang w:val="en-ID"/>
        </w:rPr>
      </w:pPr>
    </w:p>
    <w:p w14:paraId="51BD2B34" w14:textId="77777777" w:rsidR="00070218" w:rsidRPr="00070218" w:rsidRDefault="00070218" w:rsidP="00070218">
      <w:pPr>
        <w:spacing w:after="120" w:line="360" w:lineRule="auto"/>
        <w:jc w:val="both"/>
        <w:rPr>
          <w:lang w:val="en-ID"/>
        </w:rPr>
      </w:pPr>
      <w:r>
        <w:rPr>
          <w:lang w:val="en-ID"/>
        </w:rPr>
        <w:t>Sehingga pembagian kategori menjadi:</w:t>
      </w:r>
    </w:p>
    <w:tbl>
      <w:tblPr>
        <w:tblW w:w="3037" w:type="dxa"/>
        <w:tblCellSpacing w:w="15" w:type="dxa"/>
        <w:tblCellMar>
          <w:top w:w="15" w:type="dxa"/>
          <w:left w:w="15" w:type="dxa"/>
          <w:bottom w:w="15" w:type="dxa"/>
          <w:right w:w="15" w:type="dxa"/>
        </w:tblCellMar>
        <w:tblLook w:val="04A0" w:firstRow="1" w:lastRow="0" w:firstColumn="1" w:lastColumn="0" w:noHBand="0" w:noVBand="1"/>
      </w:tblPr>
      <w:tblGrid>
        <w:gridCol w:w="1867"/>
        <w:gridCol w:w="1170"/>
      </w:tblGrid>
      <w:tr w:rsidR="00070218" w:rsidRPr="00070218" w14:paraId="204DD8C2" w14:textId="77777777" w:rsidTr="00514EDC">
        <w:trPr>
          <w:trHeight w:val="437"/>
          <w:tblHeader/>
          <w:tblCellSpacing w:w="15" w:type="dxa"/>
        </w:trPr>
        <w:tc>
          <w:tcPr>
            <w:tcW w:w="0" w:type="auto"/>
            <w:vAlign w:val="center"/>
            <w:hideMark/>
          </w:tcPr>
          <w:p w14:paraId="612F58EF" w14:textId="77777777" w:rsidR="00070218" w:rsidRPr="00070218" w:rsidRDefault="00070218" w:rsidP="00070218">
            <w:pPr>
              <w:spacing w:after="120" w:line="360" w:lineRule="auto"/>
              <w:jc w:val="both"/>
              <w:rPr>
                <w:b/>
                <w:bCs/>
                <w:lang w:val="en-ID"/>
              </w:rPr>
            </w:pPr>
            <w:r>
              <w:rPr>
                <w:b/>
                <w:bCs/>
                <w:lang w:val="en-ID"/>
              </w:rPr>
              <w:t>Nilai rata-rata</w:t>
            </w:r>
          </w:p>
        </w:tc>
        <w:tc>
          <w:tcPr>
            <w:tcW w:w="0" w:type="auto"/>
            <w:vAlign w:val="center"/>
            <w:hideMark/>
          </w:tcPr>
          <w:p w14:paraId="7073AA01" w14:textId="77777777" w:rsidR="00070218" w:rsidRPr="00070218" w:rsidRDefault="00070218" w:rsidP="00070218">
            <w:pPr>
              <w:spacing w:after="120" w:line="360" w:lineRule="auto"/>
              <w:jc w:val="both"/>
              <w:rPr>
                <w:b/>
                <w:bCs/>
                <w:lang w:val="en-ID"/>
              </w:rPr>
            </w:pPr>
            <w:r>
              <w:rPr>
                <w:b/>
                <w:bCs/>
                <w:lang w:val="en-ID"/>
              </w:rPr>
              <w:t>Kategori</w:t>
            </w:r>
          </w:p>
        </w:tc>
      </w:tr>
      <w:tr w:rsidR="00070218" w:rsidRPr="00070218" w14:paraId="1900F3A7" w14:textId="77777777" w:rsidTr="00514EDC">
        <w:trPr>
          <w:trHeight w:val="427"/>
          <w:tblCellSpacing w:w="15" w:type="dxa"/>
        </w:trPr>
        <w:tc>
          <w:tcPr>
            <w:tcW w:w="0" w:type="auto"/>
            <w:vAlign w:val="center"/>
            <w:hideMark/>
          </w:tcPr>
          <w:p w14:paraId="65814FA2" w14:textId="77777777" w:rsidR="00070218" w:rsidRPr="00070218" w:rsidRDefault="00070218" w:rsidP="00070218">
            <w:pPr>
              <w:spacing w:after="120" w:line="360" w:lineRule="auto"/>
              <w:jc w:val="both"/>
              <w:rPr>
                <w:lang w:val="en-ID"/>
              </w:rPr>
            </w:pPr>
            <w:r>
              <w:rPr>
                <w:lang w:val="en-ID"/>
              </w:rPr>
              <w:t>1,00–2,33</w:t>
            </w:r>
          </w:p>
        </w:tc>
        <w:tc>
          <w:tcPr>
            <w:tcW w:w="0" w:type="auto"/>
            <w:vAlign w:val="center"/>
            <w:hideMark/>
          </w:tcPr>
          <w:p w14:paraId="2CD8ECCB" w14:textId="77777777" w:rsidR="00070218" w:rsidRPr="00070218" w:rsidRDefault="00070218" w:rsidP="00070218">
            <w:pPr>
              <w:spacing w:after="120" w:line="360" w:lineRule="auto"/>
              <w:jc w:val="both"/>
              <w:rPr>
                <w:lang w:val="en-ID"/>
              </w:rPr>
            </w:pPr>
            <w:r>
              <w:rPr>
                <w:lang w:val="en-ID"/>
              </w:rPr>
              <w:t>Rendah</w:t>
            </w:r>
          </w:p>
        </w:tc>
      </w:tr>
      <w:tr w:rsidR="00070218" w:rsidRPr="00070218" w14:paraId="0D9F2DD2" w14:textId="77777777" w:rsidTr="00514EDC">
        <w:trPr>
          <w:trHeight w:val="437"/>
          <w:tblCellSpacing w:w="15" w:type="dxa"/>
        </w:trPr>
        <w:tc>
          <w:tcPr>
            <w:tcW w:w="0" w:type="auto"/>
            <w:vAlign w:val="center"/>
            <w:hideMark/>
          </w:tcPr>
          <w:p w14:paraId="54900138" w14:textId="77777777" w:rsidR="00070218" w:rsidRPr="00070218" w:rsidRDefault="00070218" w:rsidP="00070218">
            <w:pPr>
              <w:spacing w:after="120" w:line="360" w:lineRule="auto"/>
              <w:jc w:val="both"/>
              <w:rPr>
                <w:lang w:val="en-ID"/>
              </w:rPr>
            </w:pPr>
            <w:r>
              <w:rPr>
                <w:lang w:val="en-ID"/>
              </w:rPr>
              <w:t>2,34–3,66</w:t>
            </w:r>
          </w:p>
        </w:tc>
        <w:tc>
          <w:tcPr>
            <w:tcW w:w="0" w:type="auto"/>
            <w:vAlign w:val="center"/>
            <w:hideMark/>
          </w:tcPr>
          <w:p w14:paraId="338B99FC" w14:textId="77777777" w:rsidR="00070218" w:rsidRPr="00070218" w:rsidRDefault="00070218" w:rsidP="00070218">
            <w:pPr>
              <w:spacing w:after="120" w:line="360" w:lineRule="auto"/>
              <w:jc w:val="both"/>
              <w:rPr>
                <w:lang w:val="en-ID"/>
              </w:rPr>
            </w:pPr>
            <w:r>
              <w:rPr>
                <w:lang w:val="en-ID"/>
              </w:rPr>
              <w:t>Sedang</w:t>
            </w:r>
          </w:p>
        </w:tc>
      </w:tr>
      <w:tr w:rsidR="00070218" w:rsidRPr="00070218" w14:paraId="5C10732A" w14:textId="77777777" w:rsidTr="00514EDC">
        <w:trPr>
          <w:trHeight w:val="427"/>
          <w:tblCellSpacing w:w="15" w:type="dxa"/>
        </w:trPr>
        <w:tc>
          <w:tcPr>
            <w:tcW w:w="0" w:type="auto"/>
            <w:vAlign w:val="center"/>
            <w:hideMark/>
          </w:tcPr>
          <w:p w14:paraId="2EAD7987" w14:textId="77777777" w:rsidR="00070218" w:rsidRPr="00070218" w:rsidRDefault="00070218" w:rsidP="00070218">
            <w:pPr>
              <w:spacing w:after="120" w:line="360" w:lineRule="auto"/>
              <w:jc w:val="both"/>
              <w:rPr>
                <w:lang w:val="en-ID"/>
              </w:rPr>
            </w:pPr>
            <w:r>
              <w:rPr>
                <w:lang w:val="en-ID"/>
              </w:rPr>
              <w:t>3,67–5,00</w:t>
            </w:r>
          </w:p>
        </w:tc>
        <w:tc>
          <w:tcPr>
            <w:tcW w:w="0" w:type="auto"/>
            <w:vAlign w:val="center"/>
            <w:hideMark/>
          </w:tcPr>
          <w:p w14:paraId="501BF846" w14:textId="77777777" w:rsidR="00070218" w:rsidRPr="00070218" w:rsidRDefault="00070218" w:rsidP="00070218">
            <w:pPr>
              <w:spacing w:after="120" w:line="360" w:lineRule="auto"/>
              <w:jc w:val="both"/>
              <w:rPr>
                <w:lang w:val="en-ID"/>
              </w:rPr>
            </w:pPr>
            <w:r>
              <w:rPr>
                <w:lang w:val="en-ID"/>
              </w:rPr>
              <w:t>Tinggi</w:t>
            </w:r>
          </w:p>
        </w:tc>
      </w:tr>
    </w:tbl>
    <w:p w14:paraId="15EEE2FE" w14:textId="7C26F44F" w:rsidR="00E076DA" w:rsidRPr="00E076DA" w:rsidRDefault="00070218" w:rsidP="00070218">
      <w:pPr>
        <w:spacing w:after="120" w:line="360" w:lineRule="auto"/>
        <w:jc w:val="both"/>
        <w:rPr>
          <w:lang w:val="en-ID"/>
        </w:rPr>
      </w:pPr>
      <w:r>
        <w:rPr>
          <w:lang w:val="en-ID"/>
        </w:rPr>
        <w:t xml:space="preserve">Dengan demikian, tingkat dukungan </w:t>
      </w:r>
      <w:r>
        <w:rPr>
          <w:i/>
          <w:lang w:val="en-ID"/>
        </w:rPr>
        <w:t>stakeholder</w:t>
      </w:r>
      <w:r>
        <w:rPr>
          <w:lang w:val="en-ID"/>
        </w:rPr>
        <w:t xml:space="preserve"> dikategorikan menjadi rendah (1,00-2,33), sedang (2,34-3,66), dan tinggi (3,67-5,00). Pembagian tersebut menggunakan prinsip interval yang sama (</w:t>
      </w:r>
      <w:r>
        <w:rPr>
          <w:i/>
          <w:iCs/>
          <w:lang w:val="en-ID"/>
        </w:rPr>
        <w:t>equal interval</w:t>
      </w:r>
      <w:r>
        <w:rPr>
          <w:lang w:val="en-ID"/>
        </w:rPr>
        <w:t xml:space="preserve">) berdasarkan rentang skor pada instrumen penelitian. </w:t>
      </w:r>
    </w:p>
    <w:p w14:paraId="0886D510" w14:textId="01804DF4" w:rsidR="00E076DA" w:rsidRPr="00E076DA" w:rsidRDefault="00E076DA" w:rsidP="00E076DA">
      <w:pPr>
        <w:spacing w:after="120" w:line="360" w:lineRule="auto"/>
        <w:ind w:firstLine="567"/>
        <w:jc w:val="both"/>
        <w:rPr>
          <w:lang w:val="en-ID"/>
        </w:rPr>
      </w:pPr>
      <w:r>
        <w:rPr>
          <w:lang w:val="en-ID"/>
        </w:rPr>
        <w:t xml:space="preserve">Perbedaan persepsi antar kelompok </w:t>
      </w:r>
      <w:r>
        <w:rPr>
          <w:i/>
          <w:lang w:val="en-ID"/>
        </w:rPr>
        <w:t>stakeholder</w:t>
      </w:r>
      <w:r>
        <w:rPr>
          <w:lang w:val="en-ID"/>
        </w:rPr>
        <w:t xml:space="preserve"> pada H</w:t>
      </w:r>
      <w:r>
        <w:rPr>
          <w:vertAlign w:val="subscript"/>
          <w:lang w:val="en-ID"/>
        </w:rPr>
        <w:t>1</w:t>
      </w:r>
      <w:r>
        <w:rPr>
          <w:lang w:val="en-ID"/>
        </w:rPr>
        <w:t xml:space="preserve"> dianalisis menggunakan uji Kruskal-Wallis, karena data persepsi yang diperoleh melalui skala Likert bersifat ordinal dan melibatkan lebih dari dua kelompok </w:t>
      </w:r>
      <w:r>
        <w:rPr>
          <w:i/>
          <w:lang w:val="en-ID"/>
        </w:rPr>
        <w:t>stakeholder</w:t>
      </w:r>
      <w:r>
        <w:rPr>
          <w:lang w:val="en-ID"/>
        </w:rPr>
        <w:t xml:space="preserve"> yang independen. Apabila hasil uji menunjukkan adanya perbedaan yang signifikan, analisis dapat dilanjutkan dengan uji perbandingan berpasangan (</w:t>
      </w:r>
      <w:r>
        <w:rPr>
          <w:i/>
          <w:iCs/>
          <w:lang w:val="en-ID"/>
        </w:rPr>
        <w:t>post hoc</w:t>
      </w:r>
      <w:r>
        <w:rPr>
          <w:lang w:val="en-ID"/>
        </w:rPr>
        <w:t xml:space="preserve">) yang sesuai untuk mengidentifikasi kelompok </w:t>
      </w:r>
      <w:r>
        <w:rPr>
          <w:i/>
          <w:lang w:val="en-ID"/>
        </w:rPr>
        <w:t>stakeholder</w:t>
      </w:r>
      <w:r>
        <w:rPr>
          <w:lang w:val="en-ID"/>
        </w:rPr>
        <w:t xml:space="preserve"> yang berbeda secara signifikan. Apabila hasil uji tidak signifikan, hasil analisis disajikan secara deskriptif berdasarkan nilai rata-rata dan sebaran skor masing-masing kelompok </w:t>
      </w:r>
      <w:r>
        <w:rPr>
          <w:i/>
          <w:lang w:val="en-ID"/>
        </w:rPr>
        <w:t>stakeholder</w:t>
      </w:r>
      <w:r>
        <w:rPr>
          <w:lang w:val="en-ID"/>
        </w:rPr>
        <w:t>.</w:t>
      </w:r>
    </w:p>
    <w:p w14:paraId="250CFED9" w14:textId="23DE4E02" w:rsidR="00B16C43" w:rsidRDefault="00B16C43" w:rsidP="00E076DA">
      <w:pPr>
        <w:spacing w:after="120" w:line="360" w:lineRule="auto"/>
        <w:ind w:firstLine="567"/>
        <w:jc w:val="both"/>
      </w:pPr>
      <w:r>
        <w:lastRenderedPageBreak/>
        <w:t xml:space="preserve">Perbedaan penilaian </w:t>
      </w:r>
      <w:r>
        <w:rPr>
          <w:i/>
        </w:rPr>
        <w:t>stakeholder</w:t>
      </w:r>
      <w:r>
        <w:t xml:space="preserve"> terhadap empat dimensi keberlanjutan, yaitu ekologi, ekonomi, sosial, dan kelembagaan, serta </w:t>
      </w:r>
      <w:r>
        <w:rPr>
          <w:i/>
          <w:iCs/>
        </w:rPr>
        <w:t>governance</w:t>
      </w:r>
      <w:r>
        <w:t xml:space="preserve"> sebagai aspek lintas-dimensi, dianalisis menggunakan uji Friedman untuk menguji H</w:t>
      </w:r>
      <w:r>
        <w:rPr>
          <w:vertAlign w:val="subscript"/>
        </w:rPr>
        <w:t>2</w:t>
      </w:r>
      <w:r>
        <w:t>. Uji Friedman digunakan karena penilaian terhadap kelima aspek tersebut berasal dari responden yang sama sehingga membentuk data berpasangan.</w:t>
      </w:r>
    </w:p>
    <w:p w14:paraId="037F6289" w14:textId="532E0A9A" w:rsidR="00DD41A4" w:rsidRDefault="00DD41A4" w:rsidP="00E076DA">
      <w:pPr>
        <w:spacing w:after="120" w:line="360" w:lineRule="auto"/>
        <w:ind w:firstLine="567"/>
        <w:jc w:val="both"/>
      </w:pPr>
      <w:r>
        <w:t>Uji Friedman digunakan untuk menguji apakah terdapat perbedaan penilaian yang signifikan pada lebih dari dua aspek yang dinilai oleh responden yang sama. Statistik uji Friedman dihitung berdasarkan jumlah peringkat (</w:t>
      </w:r>
      <w:r>
        <w:rPr>
          <w:i/>
          <w:iCs/>
        </w:rPr>
        <w:t>rank sum</w:t>
      </w:r>
      <w:r>
        <w:t>) masing-masing aspek dengan rumus:</w:t>
      </w:r>
    </w:p>
    <w:p w14:paraId="4A3AC6BC" w14:textId="2859A85D" w:rsidR="00DD41A4" w:rsidRDefault="00DD41A4" w:rsidP="00E076DA">
      <w:pPr>
        <w:spacing w:after="120" w:line="360" w:lineRule="auto"/>
        <w:ind w:firstLine="567"/>
        <w:jc w:val="both"/>
      </w:pPr>
      <w:r>
        <w:rPr>
          <w:noProof/>
        </w:rPr>
        <w:drawing>
          <wp:anchor distT="0" distB="0" distL="114300" distR="114300" simplePos="0" relativeHeight="251717632" behindDoc="0" locked="0" layoutInCell="1" allowOverlap="1" wp14:anchorId="4FB2218F" wp14:editId="2CE20281">
            <wp:simplePos x="0" y="0"/>
            <wp:positionH relativeFrom="page">
              <wp:align>center</wp:align>
            </wp:positionH>
            <wp:positionV relativeFrom="paragraph">
              <wp:posOffset>7620</wp:posOffset>
            </wp:positionV>
            <wp:extent cx="2448607" cy="63246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48607" cy="632460"/>
                    </a:xfrm>
                    <a:prstGeom prst="rect">
                      <a:avLst/>
                    </a:prstGeom>
                  </pic:spPr>
                </pic:pic>
              </a:graphicData>
            </a:graphic>
            <wp14:sizeRelH relativeFrom="margin">
              <wp14:pctWidth>0</wp14:pctWidth>
            </wp14:sizeRelH>
            <wp14:sizeRelV relativeFrom="margin">
              <wp14:pctHeight>0</wp14:pctHeight>
            </wp14:sizeRelV>
          </wp:anchor>
        </w:drawing>
      </w:r>
    </w:p>
    <w:p w14:paraId="6CC02677" w14:textId="2290835E" w:rsidR="00DD41A4" w:rsidRDefault="00DD41A4" w:rsidP="00DD41A4">
      <w:pPr>
        <w:spacing w:after="120" w:line="360" w:lineRule="auto"/>
        <w:jc w:val="both"/>
      </w:pPr>
    </w:p>
    <w:p w14:paraId="74573BB6" w14:textId="77777777" w:rsidR="00C47A11" w:rsidRPr="00C47A11" w:rsidRDefault="00C47A11" w:rsidP="0007677D">
      <w:pPr>
        <w:spacing w:after="120"/>
        <w:jc w:val="both"/>
        <w:rPr>
          <w:lang w:val="en-ID"/>
        </w:rPr>
      </w:pPr>
      <w:r>
        <w:rPr>
          <w:b/>
          <w:bCs/>
          <w:lang w:val="en-ID"/>
        </w:rPr>
        <w:t>Keterangan:</w:t>
      </w:r>
    </w:p>
    <w:p w14:paraId="519AA3C9" w14:textId="210918B4" w:rsidR="00C47A11" w:rsidRPr="00C47A11" w:rsidRDefault="00C47A11" w:rsidP="0007677D">
      <w:pPr>
        <w:numPr>
          <w:ilvl w:val="0"/>
          <w:numId w:val="31"/>
        </w:numPr>
        <w:spacing w:after="120"/>
        <w:jc w:val="both"/>
        <w:rPr>
          <w:lang w:val="en-ID"/>
        </w:rPr>
      </w:pPr>
      <w:r>
        <w:rPr>
          <w:i/>
          <w:iCs/>
          <w:lang w:val="en-ID"/>
        </w:rPr>
        <w:t>χ</w:t>
      </w:r>
      <w:r>
        <w:rPr>
          <w:i/>
          <w:iCs/>
          <w:vertAlign w:val="superscript"/>
          <w:lang w:val="en-ID"/>
        </w:rPr>
        <w:t>2</w:t>
      </w:r>
      <w:r>
        <w:rPr>
          <w:i/>
          <w:iCs/>
          <w:vertAlign w:val="subscript"/>
          <w:lang w:val="en-ID"/>
        </w:rPr>
        <w:t>F</w:t>
      </w:r>
      <w:r>
        <w:rPr>
          <w:lang w:val="en-ID"/>
        </w:rPr>
        <w:t xml:space="preserve"> = statistik uji Friedman </w:t>
      </w:r>
    </w:p>
    <w:p w14:paraId="348A3ACD" w14:textId="484011C4" w:rsidR="00C47A11" w:rsidRPr="00C47A11" w:rsidRDefault="00C47A11" w:rsidP="0007677D">
      <w:pPr>
        <w:numPr>
          <w:ilvl w:val="0"/>
          <w:numId w:val="31"/>
        </w:numPr>
        <w:spacing w:after="120"/>
        <w:jc w:val="both"/>
        <w:rPr>
          <w:lang w:val="en-ID"/>
        </w:rPr>
      </w:pPr>
      <w:r>
        <w:rPr>
          <w:i/>
          <w:iCs/>
          <w:lang w:val="en-ID"/>
        </w:rPr>
        <w:t>n</w:t>
      </w:r>
      <w:r>
        <w:rPr>
          <w:lang w:val="en-ID"/>
        </w:rPr>
        <w:t xml:space="preserve"> = jumlah responden </w:t>
      </w:r>
    </w:p>
    <w:p w14:paraId="35FE89B7" w14:textId="5FA496F5" w:rsidR="00C47A11" w:rsidRPr="00C47A11" w:rsidRDefault="00C47A11" w:rsidP="0007677D">
      <w:pPr>
        <w:numPr>
          <w:ilvl w:val="0"/>
          <w:numId w:val="31"/>
        </w:numPr>
        <w:spacing w:after="120"/>
        <w:jc w:val="both"/>
        <w:rPr>
          <w:lang w:val="en-ID"/>
        </w:rPr>
      </w:pPr>
      <w:r>
        <w:rPr>
          <w:i/>
          <w:iCs/>
          <w:lang w:val="en-ID"/>
        </w:rPr>
        <w:t>k</w:t>
      </w:r>
      <w:r>
        <w:rPr>
          <w:lang w:val="en-ID"/>
        </w:rPr>
        <w:t xml:space="preserve"> = jumlah aspek/kondisi yang dibandingkan </w:t>
      </w:r>
    </w:p>
    <w:p w14:paraId="00F5F0A6" w14:textId="4ACBAB67" w:rsidR="00C47A11" w:rsidRPr="00C47A11" w:rsidRDefault="00C47A11" w:rsidP="0007677D">
      <w:pPr>
        <w:numPr>
          <w:ilvl w:val="0"/>
          <w:numId w:val="31"/>
        </w:numPr>
        <w:spacing w:after="120"/>
        <w:jc w:val="both"/>
        <w:rPr>
          <w:lang w:val="en-ID"/>
        </w:rPr>
      </w:pPr>
      <w:r>
        <w:rPr>
          <w:i/>
          <w:iCs/>
          <w:lang w:val="en-ID"/>
        </w:rPr>
        <w:t>Rj</w:t>
      </w:r>
      <w:r>
        <w:rPr>
          <w:lang w:val="en-ID"/>
        </w:rPr>
        <w:t xml:space="preserve"> = jumlah peringkat (</w:t>
      </w:r>
      <w:r>
        <w:rPr>
          <w:i/>
          <w:iCs/>
          <w:lang w:val="en-ID"/>
        </w:rPr>
        <w:t>rank sum</w:t>
      </w:r>
      <w:r>
        <w:rPr>
          <w:lang w:val="en-ID"/>
        </w:rPr>
        <w:t>) untuk aspek ke-</w:t>
      </w:r>
      <w:r>
        <w:rPr>
          <w:i/>
          <w:iCs/>
          <w:lang w:val="en-ID"/>
        </w:rPr>
        <w:t>j</w:t>
      </w:r>
    </w:p>
    <w:p w14:paraId="761DC87F" w14:textId="6C1A2481" w:rsidR="00C47A11" w:rsidRPr="00C47A11" w:rsidRDefault="00C47A11" w:rsidP="0007677D">
      <w:pPr>
        <w:numPr>
          <w:ilvl w:val="0"/>
          <w:numId w:val="31"/>
        </w:numPr>
        <w:spacing w:after="120"/>
        <w:jc w:val="both"/>
        <w:rPr>
          <w:lang w:val="en-ID"/>
        </w:rPr>
      </w:pPr>
      <w:r>
        <w:rPr>
          <w:i/>
          <w:iCs/>
          <w:lang w:val="en-ID"/>
        </w:rPr>
        <w:t>j</w:t>
      </w:r>
      <w:r>
        <w:rPr>
          <w:lang w:val="en-ID"/>
        </w:rPr>
        <w:t xml:space="preserve"> = aspek yang dibandingkan, dari </w:t>
      </w:r>
      <w:r>
        <w:rPr>
          <w:i/>
          <w:iCs/>
          <w:lang w:val="en-ID"/>
        </w:rPr>
        <w:t>1</w:t>
      </w:r>
      <w:r>
        <w:rPr>
          <w:lang w:val="en-ID"/>
        </w:rPr>
        <w:t xml:space="preserve"> sampai </w:t>
      </w:r>
      <w:r>
        <w:rPr>
          <w:i/>
          <w:iCs/>
          <w:lang w:val="en-ID"/>
        </w:rPr>
        <w:t>k</w:t>
      </w:r>
    </w:p>
    <w:p w14:paraId="55DC77E0" w14:textId="05EFA3AC" w:rsidR="00DD41A4" w:rsidRDefault="00DD41A4" w:rsidP="00DD41A4">
      <w:pPr>
        <w:spacing w:after="120" w:line="360" w:lineRule="auto"/>
        <w:jc w:val="both"/>
      </w:pPr>
    </w:p>
    <w:p w14:paraId="299D1414" w14:textId="252CB7B8" w:rsidR="00BF0715" w:rsidRPr="00BF0715" w:rsidRDefault="00BF0715" w:rsidP="00BF0715">
      <w:pPr>
        <w:spacing w:after="120" w:line="360" w:lineRule="auto"/>
        <w:jc w:val="both"/>
        <w:rPr>
          <w:lang w:val="en-ID"/>
        </w:rPr>
      </w:pPr>
      <w:r>
        <w:rPr>
          <w:lang w:val="en-ID"/>
        </w:rPr>
        <w:t>Dalam penelitian ini, karena terdapat 5 aspek, maka:</w:t>
      </w:r>
    </w:p>
    <w:p w14:paraId="0A17FDDD" w14:textId="43311B7B" w:rsidR="00BF0715" w:rsidRPr="00BF0715" w:rsidRDefault="00BF0715" w:rsidP="00BF0715">
      <w:pPr>
        <w:spacing w:after="120" w:line="360" w:lineRule="auto"/>
        <w:ind w:left="4320" w:firstLine="720"/>
        <w:jc w:val="both"/>
        <w:rPr>
          <w:lang w:val="en-ID"/>
        </w:rPr>
      </w:pPr>
      <w:r>
        <w:rPr>
          <w:lang w:val="en-ID"/>
        </w:rPr>
        <w:t>k=5k</w:t>
      </w:r>
    </w:p>
    <w:p w14:paraId="5572BC69" w14:textId="0F71B919" w:rsidR="00BF0715" w:rsidRPr="00BF0715" w:rsidRDefault="00101F04" w:rsidP="00BF0715">
      <w:pPr>
        <w:spacing w:after="120" w:line="360" w:lineRule="auto"/>
        <w:jc w:val="both"/>
        <w:rPr>
          <w:lang w:val="en-ID"/>
        </w:rPr>
      </w:pPr>
      <w:r>
        <w:rPr>
          <w:noProof/>
        </w:rPr>
        <w:drawing>
          <wp:anchor distT="0" distB="0" distL="114300" distR="114300" simplePos="0" relativeHeight="251718656" behindDoc="0" locked="0" layoutInCell="1" allowOverlap="1" wp14:anchorId="75E1ACD2" wp14:editId="7586DD03">
            <wp:simplePos x="0" y="0"/>
            <wp:positionH relativeFrom="margin">
              <wp:align>center</wp:align>
            </wp:positionH>
            <wp:positionV relativeFrom="paragraph">
              <wp:posOffset>252095</wp:posOffset>
            </wp:positionV>
            <wp:extent cx="1953111" cy="510540"/>
            <wp:effectExtent l="0" t="0" r="9525"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53111" cy="510540"/>
                    </a:xfrm>
                    <a:prstGeom prst="rect">
                      <a:avLst/>
                    </a:prstGeom>
                  </pic:spPr>
                </pic:pic>
              </a:graphicData>
            </a:graphic>
            <wp14:sizeRelH relativeFrom="margin">
              <wp14:pctWidth>0</wp14:pctWidth>
            </wp14:sizeRelH>
            <wp14:sizeRelV relativeFrom="margin">
              <wp14:pctHeight>0</wp14:pctHeight>
            </wp14:sizeRelV>
          </wp:anchor>
        </w:drawing>
      </w:r>
      <w:r>
        <w:rPr>
          <w:lang w:val="en-ID"/>
        </w:rPr>
        <w:t>sehingga rumusnya dapat dituliskan:</w:t>
      </w:r>
    </w:p>
    <w:p w14:paraId="5566A20C" w14:textId="0BCE9689" w:rsidR="00DD41A4" w:rsidRDefault="00DD41A4" w:rsidP="00DD41A4">
      <w:pPr>
        <w:spacing w:after="120" w:line="360" w:lineRule="auto"/>
        <w:jc w:val="both"/>
      </w:pPr>
    </w:p>
    <w:p w14:paraId="5860BE6B" w14:textId="77777777" w:rsidR="00101F04" w:rsidRDefault="00101F04" w:rsidP="00DD41A4">
      <w:pPr>
        <w:spacing w:after="120" w:line="360" w:lineRule="auto"/>
        <w:jc w:val="both"/>
      </w:pPr>
    </w:p>
    <w:p w14:paraId="50E8CBC8" w14:textId="71515618" w:rsidR="00DD41A4" w:rsidRDefault="00101F04" w:rsidP="00DD41A4">
      <w:pPr>
        <w:spacing w:after="120" w:line="360" w:lineRule="auto"/>
        <w:jc w:val="both"/>
      </w:pPr>
      <w:r>
        <w:t>atau secara lebih sederhana:</w:t>
      </w:r>
    </w:p>
    <w:p w14:paraId="40C929A1" w14:textId="5C55B8BA" w:rsidR="00101F04" w:rsidRDefault="00101F04" w:rsidP="00DD41A4">
      <w:pPr>
        <w:spacing w:after="120" w:line="360" w:lineRule="auto"/>
        <w:jc w:val="both"/>
      </w:pPr>
      <w:r>
        <w:rPr>
          <w:noProof/>
        </w:rPr>
        <w:drawing>
          <wp:anchor distT="0" distB="0" distL="114300" distR="114300" simplePos="0" relativeHeight="251719680" behindDoc="0" locked="0" layoutInCell="1" allowOverlap="1" wp14:anchorId="35483AE2" wp14:editId="51D9A73D">
            <wp:simplePos x="0" y="0"/>
            <wp:positionH relativeFrom="margin">
              <wp:posOffset>1854200</wp:posOffset>
            </wp:positionH>
            <wp:positionV relativeFrom="paragraph">
              <wp:posOffset>8890</wp:posOffset>
            </wp:positionV>
            <wp:extent cx="1838246" cy="8001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838246" cy="800100"/>
                    </a:xfrm>
                    <a:prstGeom prst="rect">
                      <a:avLst/>
                    </a:prstGeom>
                  </pic:spPr>
                </pic:pic>
              </a:graphicData>
            </a:graphic>
            <wp14:sizeRelH relativeFrom="margin">
              <wp14:pctWidth>0</wp14:pctWidth>
            </wp14:sizeRelH>
            <wp14:sizeRelV relativeFrom="margin">
              <wp14:pctHeight>0</wp14:pctHeight>
            </wp14:sizeRelV>
          </wp:anchor>
        </w:drawing>
      </w:r>
    </w:p>
    <w:p w14:paraId="6C9E0DE7" w14:textId="6488BAD5" w:rsidR="00101F04" w:rsidRDefault="00101F04" w:rsidP="00DD41A4">
      <w:pPr>
        <w:spacing w:after="120" w:line="360" w:lineRule="auto"/>
        <w:jc w:val="both"/>
      </w:pPr>
    </w:p>
    <w:p w14:paraId="332AB25F" w14:textId="77777777" w:rsidR="00101F04" w:rsidRDefault="00101F04" w:rsidP="00DD41A4">
      <w:pPr>
        <w:spacing w:after="120" w:line="360" w:lineRule="auto"/>
        <w:jc w:val="both"/>
      </w:pPr>
    </w:p>
    <w:p w14:paraId="75E653BD" w14:textId="1585CFA3" w:rsidR="00101F04" w:rsidRDefault="00101F04" w:rsidP="00DD41A4">
      <w:pPr>
        <w:spacing w:after="120" w:line="360" w:lineRule="auto"/>
        <w:jc w:val="both"/>
      </w:pPr>
    </w:p>
    <w:p w14:paraId="3D4ED188" w14:textId="61E4969B" w:rsidR="00DD41A4" w:rsidRDefault="002E7937" w:rsidP="00DD41A4">
      <w:pPr>
        <w:spacing w:after="120" w:line="360" w:lineRule="auto"/>
        <w:jc w:val="both"/>
      </w:pPr>
      <w:r>
        <w:lastRenderedPageBreak/>
        <w:t xml:space="preserve">Nilai statistik uji kemudian digunakan untuk menentukan nilai </w:t>
      </w:r>
      <w:r>
        <w:rPr>
          <w:rStyle w:val="Emphasis"/>
        </w:rPr>
        <w:t>p</w:t>
      </w:r>
      <w:r>
        <w:t xml:space="preserve">. Apabila nilai </w:t>
      </w:r>
      <w:r>
        <w:rPr>
          <w:rStyle w:val="katex"/>
        </w:rPr>
        <w:t>p&lt;0,05</w:t>
      </w:r>
      <w:r>
        <w:t xml:space="preserve">, maka </w:t>
      </w:r>
      <w:r>
        <w:rPr>
          <w:rStyle w:val="katex"/>
        </w:rPr>
        <w:t>H</w:t>
      </w:r>
      <w:r>
        <w:rPr>
          <w:rStyle w:val="katex"/>
          <w:vertAlign w:val="subscript"/>
        </w:rPr>
        <w:t>0</w:t>
      </w:r>
      <w:r>
        <w:t xml:space="preserve"> ditolak, yang menunjukkan adanya perbedaan penilaian yang signifikan di antara aspek-aspek yang dibandingkan. Sebaliknya, apabila </w:t>
      </w:r>
      <w:r>
        <w:rPr>
          <w:rStyle w:val="katex"/>
        </w:rPr>
        <w:t>p≥0,05</w:t>
      </w:r>
      <w:r>
        <w:t>, maka tidak terdapat bukti yang cukup untuk menyatakan adanya perbedaan penilaian yang signifikan.</w:t>
      </w:r>
    </w:p>
    <w:p w14:paraId="1807A7C4" w14:textId="2ED1D707" w:rsidR="006D327A" w:rsidRDefault="006D327A" w:rsidP="00E076DA">
      <w:pPr>
        <w:spacing w:after="120" w:line="360" w:lineRule="auto"/>
        <w:ind w:firstLine="567"/>
        <w:jc w:val="both"/>
        <w:rPr>
          <w:lang w:val="en-ID"/>
        </w:rPr>
      </w:pPr>
      <w:r>
        <w:t xml:space="preserve">Uji </w:t>
      </w:r>
      <w:r>
        <w:rPr>
          <w:rStyle w:val="Strong"/>
          <w:b w:val="0"/>
          <w:bCs w:val="0"/>
        </w:rPr>
        <w:t>Wilcoxon</w:t>
      </w:r>
      <w:r>
        <w:rPr>
          <w:rStyle w:val="Strong"/>
          <w:b w:val="0"/>
          <w:bCs w:val="0"/>
          <w:i/>
          <w:iCs/>
        </w:rPr>
        <w:t xml:space="preserve"> signed-rank</w:t>
      </w:r>
      <w:r>
        <w:t xml:space="preserve"> digunakan untuk membandingkan dua aspek yang berasal dari responden yang sama. Selisih skor pada setiap pasangan aspek dihitung, kemudian nilai absolut dari selisih tersebut diberi peringkat (</w:t>
      </w:r>
      <w:r>
        <w:rPr>
          <w:rStyle w:val="Emphasis"/>
        </w:rPr>
        <w:t>rank</w:t>
      </w:r>
      <w:r>
        <w:t xml:space="preserve">) dan masing-masing peringkat diberi tanda positif atau negatif sesuai arah selisih. Statistik uji dapat dinyatakan sebagai </w:t>
      </w:r>
      <w:r>
        <w:rPr>
          <w:rStyle w:val="katex"/>
          <w:i/>
          <w:iCs/>
        </w:rPr>
        <w:t>W</w:t>
      </w:r>
      <w:r>
        <w:rPr>
          <w:rStyle w:val="katex"/>
        </w:rPr>
        <w:t xml:space="preserve"> = </w:t>
      </w:r>
      <w:r>
        <w:rPr>
          <w:rStyle w:val="katex"/>
          <w:i/>
          <w:iCs/>
        </w:rPr>
        <w:t>min</w:t>
      </w:r>
      <w:r>
        <w:rPr>
          <w:rStyle w:val="katex"/>
        </w:rPr>
        <w:t>(W</w:t>
      </w:r>
      <w:r>
        <w:rPr>
          <w:rStyle w:val="katex"/>
          <w:vertAlign w:val="superscript"/>
        </w:rPr>
        <w:t>+</w:t>
      </w:r>
      <w:r>
        <w:rPr>
          <w:rStyle w:val="katex"/>
        </w:rPr>
        <w:t>,W</w:t>
      </w:r>
      <w:r>
        <w:rPr>
          <w:rStyle w:val="katex"/>
          <w:vertAlign w:val="superscript"/>
        </w:rPr>
        <w:t>−</w:t>
      </w:r>
      <w:r>
        <w:rPr>
          <w:rStyle w:val="katex"/>
        </w:rPr>
        <w:t>)</w:t>
      </w:r>
      <w:r>
        <w:t xml:space="preserve">, yaitu nilai terkecil antara jumlah peringkat bertanda positif dan jumlah peringkat bertanda negatif. Pada ukuran sampel yang lebih besar, statistik tersebut dapat distandardisasi menjadi nilai </w:t>
      </w:r>
      <w:r>
        <w:rPr>
          <w:rStyle w:val="katex"/>
          <w:i/>
          <w:iCs/>
        </w:rPr>
        <w:t>Z</w:t>
      </w:r>
      <w:r>
        <w:t xml:space="preserve">, sedangkan keputusan pengujian didasarkan pada nilai </w:t>
      </w:r>
      <w:r>
        <w:rPr>
          <w:rStyle w:val="katex"/>
          <w:i/>
          <w:iCs/>
        </w:rPr>
        <w:t>p</w:t>
      </w:r>
      <w:r>
        <w:t xml:space="preserve">. Apabila hasil uji Friedman menunjukkan perbedaan yang signifikan dan terdapat 5 aspek yang dibandingkan, maka uji Wilcoxon dilakukan untuk setiap pasangan aspek, dengan jumlah perbandingan sebanyak </w:t>
      </w:r>
      <w:r>
        <w:rPr>
          <w:noProof/>
        </w:rPr>
        <w:drawing>
          <wp:inline distT="0" distB="0" distL="0" distR="0" wp14:anchorId="39F67BAF" wp14:editId="25F19F69">
            <wp:extent cx="1181100" cy="189279"/>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00437" cy="192378"/>
                    </a:xfrm>
                    <a:prstGeom prst="rect">
                      <a:avLst/>
                    </a:prstGeom>
                  </pic:spPr>
                </pic:pic>
              </a:graphicData>
            </a:graphic>
          </wp:inline>
        </w:drawing>
      </w:r>
      <w:r>
        <w:t xml:space="preserve">pasangan. Untuk mengendalikan kemungkinan kesalahan tipe I akibat pengujian berulang, digunakan penyesuaian tingkat signifikansi Bonferroni dengan rumus </w:t>
      </w:r>
      <w:r>
        <w:rPr>
          <w:noProof/>
        </w:rPr>
        <w:drawing>
          <wp:inline distT="0" distB="0" distL="0" distR="0" wp14:anchorId="43A9E032" wp14:editId="417D473A">
            <wp:extent cx="540327" cy="198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409" cy="204750"/>
                    </a:xfrm>
                    <a:prstGeom prst="rect">
                      <a:avLst/>
                    </a:prstGeom>
                  </pic:spPr>
                </pic:pic>
              </a:graphicData>
            </a:graphic>
          </wp:inline>
        </w:drawing>
      </w:r>
      <w:r>
        <w:t>sehingga diperoleh</w:t>
      </w:r>
      <w:r>
        <w:rPr>
          <w:noProof/>
        </w:rPr>
        <w:t xml:space="preserve"> </w:t>
      </w:r>
      <w:r>
        <w:rPr>
          <w:noProof/>
        </w:rPr>
        <w:drawing>
          <wp:inline distT="0" distB="0" distL="0" distR="0" wp14:anchorId="698F909D" wp14:editId="7E224BDE">
            <wp:extent cx="929640" cy="167805"/>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9698" cy="171426"/>
                    </a:xfrm>
                    <a:prstGeom prst="rect">
                      <a:avLst/>
                    </a:prstGeom>
                  </pic:spPr>
                </pic:pic>
              </a:graphicData>
            </a:graphic>
          </wp:inline>
        </w:drawing>
      </w:r>
      <w:r>
        <w:t xml:space="preserve">. Dengan demikian, pasangan aspek dinyatakan memiliki perbedaan yang signifikan apabila nilai </w:t>
      </w:r>
      <w:r>
        <w:rPr>
          <w:rStyle w:val="katex"/>
          <w:i/>
          <w:iCs/>
        </w:rPr>
        <w:t>p</w:t>
      </w:r>
      <w:r>
        <w:rPr>
          <w:rStyle w:val="katex"/>
        </w:rPr>
        <w:t>&lt;0,005</w:t>
      </w:r>
      <w:r>
        <w:t>. Prosedur pengujian ini mengacu pada Conover (1999).</w:t>
      </w:r>
    </w:p>
    <w:p w14:paraId="54F83D8F" w14:textId="6A70231A" w:rsidR="001A4AF3" w:rsidRDefault="001A4AF3" w:rsidP="00E076DA">
      <w:pPr>
        <w:spacing w:after="120" w:line="360" w:lineRule="auto"/>
        <w:ind w:firstLine="567"/>
        <w:jc w:val="both"/>
      </w:pPr>
      <w:r>
        <w:t xml:space="preserve">Hubungan antara tingkat dukungan </w:t>
      </w:r>
      <w:r>
        <w:rPr>
          <w:i/>
        </w:rPr>
        <w:t>stakeholder</w:t>
      </w:r>
      <w:r>
        <w:t xml:space="preserve"> dan intensitas keterlibatan </w:t>
      </w:r>
      <w:r>
        <w:rPr>
          <w:i/>
        </w:rPr>
        <w:t>stakeholder</w:t>
      </w:r>
      <w:r>
        <w:t xml:space="preserve"> dalam pengambilan keputusan pada H</w:t>
      </w:r>
      <w:r>
        <w:rPr>
          <w:vertAlign w:val="subscript"/>
        </w:rPr>
        <w:t>3</w:t>
      </w:r>
      <w:r>
        <w:t xml:space="preserve"> dianalisis menggunakan korelasi Spearman Rank. Analisis ini digunakan untuk mengetahui arah, kekuatan, dan signifikansi hubungan antara tingkat dukungan </w:t>
      </w:r>
      <w:r>
        <w:rPr>
          <w:i/>
        </w:rPr>
        <w:t>stakeholder</w:t>
      </w:r>
      <w:r>
        <w:t xml:space="preserve"> terhadap pengelolaan perikanan tangkap berkelanjutan dengan tingkat keterlibatan mereka dalam proses pengambilan keputusan. Koefisien korelasi Spearman dihitung berdasarkan peringkat masing-masing variabel dengan rumus:</w:t>
      </w:r>
    </w:p>
    <w:p w14:paraId="13AB02B6" w14:textId="0B484838" w:rsidR="001A4AF3" w:rsidRDefault="00514EDC" w:rsidP="001A4AF3">
      <w:pPr>
        <w:spacing w:after="120" w:line="360" w:lineRule="auto"/>
        <w:jc w:val="both"/>
      </w:pPr>
      <w:r>
        <w:rPr>
          <w:noProof/>
        </w:rPr>
        <w:drawing>
          <wp:anchor distT="0" distB="0" distL="114300" distR="114300" simplePos="0" relativeHeight="251720704" behindDoc="0" locked="0" layoutInCell="1" allowOverlap="1" wp14:anchorId="3A314E3D" wp14:editId="04C56EA6">
            <wp:simplePos x="0" y="0"/>
            <wp:positionH relativeFrom="margin">
              <wp:align>center</wp:align>
            </wp:positionH>
            <wp:positionV relativeFrom="paragraph">
              <wp:posOffset>8255</wp:posOffset>
            </wp:positionV>
            <wp:extent cx="1440180" cy="574955"/>
            <wp:effectExtent l="0" t="0" r="762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40180" cy="574955"/>
                    </a:xfrm>
                    <a:prstGeom prst="rect">
                      <a:avLst/>
                    </a:prstGeom>
                  </pic:spPr>
                </pic:pic>
              </a:graphicData>
            </a:graphic>
            <wp14:sizeRelH relativeFrom="margin">
              <wp14:pctWidth>0</wp14:pctWidth>
            </wp14:sizeRelH>
            <wp14:sizeRelV relativeFrom="margin">
              <wp14:pctHeight>0</wp14:pctHeight>
            </wp14:sizeRelV>
          </wp:anchor>
        </w:drawing>
      </w:r>
    </w:p>
    <w:p w14:paraId="374272B5" w14:textId="0B375DAD" w:rsidR="001A4AF3" w:rsidRDefault="001A4AF3" w:rsidP="001A4AF3">
      <w:pPr>
        <w:spacing w:after="120" w:line="360" w:lineRule="auto"/>
        <w:jc w:val="both"/>
      </w:pPr>
    </w:p>
    <w:p w14:paraId="1816059A" w14:textId="77777777" w:rsidR="00514EDC" w:rsidRPr="00514EDC" w:rsidRDefault="00514EDC" w:rsidP="000848FB">
      <w:pPr>
        <w:spacing w:after="120"/>
        <w:jc w:val="both"/>
        <w:rPr>
          <w:lang w:val="en-ID"/>
        </w:rPr>
      </w:pPr>
      <w:r>
        <w:rPr>
          <w:lang w:val="en-ID"/>
        </w:rPr>
        <w:t>Keterangan:</w:t>
      </w:r>
    </w:p>
    <w:p w14:paraId="1FE19367" w14:textId="32F83397" w:rsidR="00514EDC" w:rsidRPr="00514EDC" w:rsidRDefault="00514EDC" w:rsidP="000848FB">
      <w:pPr>
        <w:numPr>
          <w:ilvl w:val="0"/>
          <w:numId w:val="32"/>
        </w:numPr>
        <w:spacing w:after="120"/>
        <w:jc w:val="both"/>
        <w:rPr>
          <w:lang w:val="en-ID"/>
        </w:rPr>
      </w:pPr>
      <w:r>
        <w:rPr>
          <w:i/>
          <w:iCs/>
          <w:lang w:val="en-ID"/>
        </w:rPr>
        <w:t>r</w:t>
      </w:r>
      <w:r>
        <w:rPr>
          <w:vertAlign w:val="subscript"/>
          <w:lang w:val="en-ID"/>
        </w:rPr>
        <w:t>s</w:t>
      </w:r>
      <w:r>
        <w:rPr>
          <w:lang w:val="en-ID"/>
        </w:rPr>
        <w:t xml:space="preserve"> = koefisien korelasi peringkat Spearman </w:t>
      </w:r>
    </w:p>
    <w:p w14:paraId="2BE0A193" w14:textId="35EDBB0F" w:rsidR="00514EDC" w:rsidRPr="00514EDC" w:rsidRDefault="00514EDC" w:rsidP="000848FB">
      <w:pPr>
        <w:numPr>
          <w:ilvl w:val="0"/>
          <w:numId w:val="32"/>
        </w:numPr>
        <w:spacing w:after="120"/>
        <w:jc w:val="both"/>
        <w:rPr>
          <w:lang w:val="en-ID"/>
        </w:rPr>
      </w:pPr>
      <w:r>
        <w:rPr>
          <w:i/>
          <w:iCs/>
          <w:lang w:val="en-ID"/>
        </w:rPr>
        <w:t>d</w:t>
      </w:r>
      <w:r>
        <w:rPr>
          <w:vertAlign w:val="subscript"/>
          <w:lang w:val="en-ID"/>
        </w:rPr>
        <w:t>i</w:t>
      </w:r>
      <w:r>
        <w:rPr>
          <w:lang w:val="en-ID"/>
        </w:rPr>
        <w:t xml:space="preserve"> = selisih peringkat (</w:t>
      </w:r>
      <w:r>
        <w:rPr>
          <w:i/>
          <w:iCs/>
          <w:lang w:val="en-ID"/>
        </w:rPr>
        <w:t>rank</w:t>
      </w:r>
      <w:r>
        <w:rPr>
          <w:lang w:val="en-ID"/>
        </w:rPr>
        <w:t>) antara variabel X dan Y pada responden ke-</w:t>
      </w:r>
      <w:r>
        <w:rPr>
          <w:i/>
          <w:iCs/>
          <w:lang w:val="en-ID"/>
        </w:rPr>
        <w:t>i</w:t>
      </w:r>
    </w:p>
    <w:p w14:paraId="63A33EFF" w14:textId="78DF55A9" w:rsidR="00514EDC" w:rsidRPr="00514EDC" w:rsidRDefault="00514EDC" w:rsidP="000848FB">
      <w:pPr>
        <w:numPr>
          <w:ilvl w:val="0"/>
          <w:numId w:val="32"/>
        </w:numPr>
        <w:spacing w:after="120"/>
        <w:jc w:val="both"/>
        <w:rPr>
          <w:lang w:val="en-ID"/>
        </w:rPr>
      </w:pPr>
      <w:r>
        <w:rPr>
          <w:i/>
          <w:iCs/>
          <w:lang w:val="en-ID"/>
        </w:rPr>
        <w:lastRenderedPageBreak/>
        <w:t>n</w:t>
      </w:r>
      <w:r>
        <w:rPr>
          <w:lang w:val="en-ID"/>
        </w:rPr>
        <w:t xml:space="preserve"> = jumlah responden </w:t>
      </w:r>
    </w:p>
    <w:p w14:paraId="08B49821" w14:textId="252BF544" w:rsidR="00514EDC" w:rsidRPr="00514EDC" w:rsidRDefault="00514EDC" w:rsidP="000848FB">
      <w:pPr>
        <w:numPr>
          <w:ilvl w:val="0"/>
          <w:numId w:val="32"/>
        </w:numPr>
        <w:spacing w:after="120"/>
        <w:jc w:val="both"/>
        <w:rPr>
          <w:lang w:val="en-ID"/>
        </w:rPr>
      </w:pPr>
      <w:r>
        <w:rPr>
          <w:i/>
          <w:iCs/>
          <w:lang w:val="en-ID"/>
        </w:rPr>
        <w:t>∑d</w:t>
      </w:r>
      <w:r>
        <w:rPr>
          <w:vertAlign w:val="superscript"/>
          <w:lang w:val="en-ID"/>
        </w:rPr>
        <w:t>2</w:t>
      </w:r>
      <w:r>
        <w:rPr>
          <w:i/>
          <w:iCs/>
          <w:vertAlign w:val="subscript"/>
          <w:lang w:val="en-ID"/>
        </w:rPr>
        <w:t xml:space="preserve">i </w:t>
      </w:r>
      <w:r>
        <w:rPr>
          <w:lang w:val="en-ID"/>
        </w:rPr>
        <w:t>= jumlah kuadrat selisih peringkat</w:t>
      </w:r>
    </w:p>
    <w:p w14:paraId="09947074" w14:textId="77777777" w:rsidR="00E91041" w:rsidRDefault="00E91041" w:rsidP="001A4AF3">
      <w:pPr>
        <w:spacing w:after="120" w:line="360" w:lineRule="auto"/>
        <w:jc w:val="both"/>
      </w:pPr>
    </w:p>
    <w:p w14:paraId="1E7F381B" w14:textId="681E6106" w:rsidR="003A4E18" w:rsidRDefault="00E91041" w:rsidP="00086734">
      <w:pPr>
        <w:spacing w:after="120" w:line="360" w:lineRule="auto"/>
        <w:ind w:firstLine="567"/>
        <w:jc w:val="both"/>
      </w:pPr>
      <w:r>
        <w:t xml:space="preserve">Nilai </w:t>
      </w:r>
      <w:r>
        <w:rPr>
          <w:i/>
          <w:iCs/>
        </w:rPr>
        <w:t>r</w:t>
      </w:r>
      <w:r>
        <w:rPr>
          <w:i/>
          <w:iCs/>
          <w:vertAlign w:val="subscript"/>
        </w:rPr>
        <w:t>s</w:t>
      </w:r>
      <w:r>
        <w:t xml:space="preserve"> berada pada rentang -1 sampai +1, dengan tanda positif menunjukkan hubungan searah dan tanda negatif menunjukkan hubungan berlawanan arah. Untuk data yang memiliki nilai peringkat yang sama (</w:t>
      </w:r>
      <w:r>
        <w:rPr>
          <w:i/>
          <w:iCs/>
        </w:rPr>
        <w:t>ties</w:t>
      </w:r>
      <w:r>
        <w:t xml:space="preserve">), perhitungan koefisien dilakukan dengan penyesuaian terhadap </w:t>
      </w:r>
      <w:r>
        <w:rPr>
          <w:i/>
          <w:iCs/>
        </w:rPr>
        <w:t>ties</w:t>
      </w:r>
      <w:r>
        <w:t xml:space="preserve"> sebagaimana diterapkan dalam prosedur statistik pada perangkat lunak yang digunakan. Signifikansi hubungan dinilai berdasarkan nilai </w:t>
      </w:r>
      <w:r>
        <w:rPr>
          <w:i/>
          <w:iCs/>
        </w:rPr>
        <w:t>p</w:t>
      </w:r>
      <w:r>
        <w:t xml:space="preserve"> pada taraf signifikansi </w:t>
      </w:r>
      <w:r>
        <w:rPr>
          <w:i/>
          <w:iCs/>
        </w:rPr>
        <w:t>α</w:t>
      </w:r>
      <w:r>
        <w:t xml:space="preserve">=0,05. Nilai koefisien positif menunjukkan hubungan searah, yaitu semakin tinggi tingkat dukungan </w:t>
      </w:r>
      <w:r>
        <w:rPr>
          <w:i/>
        </w:rPr>
        <w:t>stakeholder</w:t>
      </w:r>
      <w:r>
        <w:t xml:space="preserve"> cenderung diikuti semakin tinggi intensitas keterlibatan dalam pengambilan keputusan, sedangkan nilai koefisien negatif menunjukkan hubungan berlawanan arah. Interpretasi koefisien korelasi dilakukan berdasarkan arah dan kekuatan hubungan, sedangkan hasil korelasi tidak diinterpretasikan sebagai hubungan sebab-akibat (Siegel &amp; Castellan, 1988).</w:t>
      </w:r>
    </w:p>
    <w:p w14:paraId="5DA812D0" w14:textId="44A6162D" w:rsidR="008947A4" w:rsidRDefault="00E076DA" w:rsidP="000049FC">
      <w:pPr>
        <w:spacing w:after="120" w:line="360" w:lineRule="auto"/>
        <w:ind w:firstLine="567"/>
        <w:jc w:val="both"/>
        <w:rPr>
          <w:b/>
          <w:bCs/>
          <w:lang w:val="en-ID"/>
        </w:rPr>
      </w:pPr>
      <w:r>
        <w:rPr>
          <w:lang w:val="en-ID"/>
        </w:rPr>
        <w:t xml:space="preserve">Selain analisis tersebut, skor </w:t>
      </w:r>
      <w:r>
        <w:rPr>
          <w:i/>
          <w:iCs/>
          <w:lang w:val="en-ID"/>
        </w:rPr>
        <w:t>interest</w:t>
      </w:r>
      <w:r>
        <w:rPr>
          <w:lang w:val="en-ID"/>
        </w:rPr>
        <w:t xml:space="preserve"> (kepentingan) dan </w:t>
      </w:r>
      <w:r>
        <w:rPr>
          <w:i/>
          <w:iCs/>
          <w:lang w:val="en-ID"/>
        </w:rPr>
        <w:t>influence</w:t>
      </w:r>
      <w:r>
        <w:rPr>
          <w:lang w:val="en-ID"/>
        </w:rPr>
        <w:t xml:space="preserve"> (pengaruh) digunakan secara terpisah dalam analisis </w:t>
      </w:r>
      <w:r>
        <w:rPr>
          <w:i/>
          <w:lang w:val="en-ID"/>
        </w:rPr>
        <w:t>stakeholder</w:t>
      </w:r>
      <w:r>
        <w:rPr>
          <w:lang w:val="en-ID"/>
        </w:rPr>
        <w:t xml:space="preserve">. </w:t>
      </w:r>
      <w:r>
        <w:rPr>
          <w:i/>
          <w:iCs/>
        </w:rPr>
        <w:t>Interest</w:t>
      </w:r>
      <w:r>
        <w:t xml:space="preserve"> dan </w:t>
      </w:r>
      <w:r>
        <w:rPr>
          <w:i/>
          <w:iCs/>
        </w:rPr>
        <w:t>influence</w:t>
      </w:r>
      <w:r>
        <w:t xml:space="preserve"> masing-masing diberi skor berdasarkan indikator yang telah ditetapkan pada Tabel 3.3. Skor setiap </w:t>
      </w:r>
      <w:r>
        <w:rPr>
          <w:i/>
        </w:rPr>
        <w:t>stakeholder</w:t>
      </w:r>
      <w:r>
        <w:t xml:space="preserve"> diperoleh dari agregasi skor indikator </w:t>
      </w:r>
      <w:r>
        <w:rPr>
          <w:i/>
          <w:iCs/>
        </w:rPr>
        <w:t>interest</w:t>
      </w:r>
      <w:r>
        <w:t xml:space="preserve"> dan indikator </w:t>
      </w:r>
      <w:r>
        <w:rPr>
          <w:i/>
          <w:iCs/>
        </w:rPr>
        <w:t>influence</w:t>
      </w:r>
      <w:r>
        <w:t xml:space="preserve">. Selanjutnya digunakan nilai median masing-masing konstruk sebagai titik potong untuk membentuk matriks 2×2. Stakeholder dengan </w:t>
      </w:r>
      <w:r>
        <w:rPr>
          <w:i/>
          <w:iCs/>
        </w:rPr>
        <w:t>interest</w:t>
      </w:r>
      <w:r>
        <w:t xml:space="preserve"> tinggi dan </w:t>
      </w:r>
      <w:r>
        <w:rPr>
          <w:i/>
          <w:iCs/>
        </w:rPr>
        <w:t>influence</w:t>
      </w:r>
      <w:r>
        <w:t xml:space="preserve"> tinggi ditempatkan sebagai </w:t>
      </w:r>
      <w:r>
        <w:rPr>
          <w:i/>
          <w:iCs/>
        </w:rPr>
        <w:t>key players</w:t>
      </w:r>
      <w:r>
        <w:t xml:space="preserve">; </w:t>
      </w:r>
      <w:r>
        <w:rPr>
          <w:i/>
          <w:iCs/>
        </w:rPr>
        <w:t>interest</w:t>
      </w:r>
      <w:r>
        <w:t xml:space="preserve"> tinggi dan </w:t>
      </w:r>
      <w:r>
        <w:rPr>
          <w:i/>
          <w:iCs/>
        </w:rPr>
        <w:t>influence</w:t>
      </w:r>
      <w:r>
        <w:t xml:space="preserve"> rendah sebagai </w:t>
      </w:r>
      <w:r>
        <w:rPr>
          <w:i/>
          <w:iCs/>
        </w:rPr>
        <w:t>subjects</w:t>
      </w:r>
      <w:r>
        <w:t xml:space="preserve">; </w:t>
      </w:r>
      <w:r>
        <w:rPr>
          <w:i/>
          <w:iCs/>
        </w:rPr>
        <w:t>interest</w:t>
      </w:r>
      <w:r>
        <w:t xml:space="preserve"> rendah dan </w:t>
      </w:r>
      <w:r>
        <w:rPr>
          <w:i/>
          <w:iCs/>
        </w:rPr>
        <w:t>influence</w:t>
      </w:r>
      <w:r>
        <w:t xml:space="preserve"> tinggi sebagai </w:t>
      </w:r>
      <w:r>
        <w:rPr>
          <w:i/>
          <w:iCs/>
        </w:rPr>
        <w:t>context setters</w:t>
      </w:r>
      <w:r>
        <w:t xml:space="preserve">; sedangkan </w:t>
      </w:r>
      <w:r>
        <w:rPr>
          <w:i/>
          <w:iCs/>
        </w:rPr>
        <w:t>interest</w:t>
      </w:r>
      <w:r>
        <w:t xml:space="preserve"> rendah dan </w:t>
      </w:r>
      <w:r>
        <w:rPr>
          <w:i/>
          <w:iCs/>
        </w:rPr>
        <w:t>influence</w:t>
      </w:r>
      <w:r>
        <w:t xml:space="preserve"> rendah sebagai </w:t>
      </w:r>
      <w:r>
        <w:rPr>
          <w:i/>
          <w:iCs/>
        </w:rPr>
        <w:t>crowd</w:t>
      </w:r>
      <w:r>
        <w:t xml:space="preserve">. Matriks ini digunakan untuk menentukan tingkat pelibatan </w:t>
      </w:r>
      <w:r>
        <w:rPr>
          <w:i/>
        </w:rPr>
        <w:t>stakeholder</w:t>
      </w:r>
      <w:r>
        <w:t xml:space="preserve"> dalam penanganan isu strategis, bukan untuk menentukan tingkat dukungan terhadap kebijakan. </w:t>
      </w:r>
      <w:r>
        <w:rPr>
          <w:lang w:val="en-ID"/>
        </w:rPr>
        <w:t xml:space="preserve">Seluruh pengolahan dan analisis data kuantitatif dilakukan </w:t>
      </w:r>
      <w:r>
        <w:t>sebagaimana diterapkan dalam prosedur Spearman's rho pada IBM SPSS Statistics versi 26</w:t>
      </w:r>
      <w:r>
        <w:rPr>
          <w:lang w:val="en-ID"/>
        </w:rPr>
        <w:t>.</w:t>
      </w:r>
    </w:p>
    <w:p w14:paraId="7739EE9B" w14:textId="55880156" w:rsidR="00E076DA" w:rsidRPr="00E076DA" w:rsidRDefault="00E076DA" w:rsidP="00E076DA">
      <w:pPr>
        <w:spacing w:after="120" w:line="360" w:lineRule="auto"/>
        <w:jc w:val="both"/>
        <w:rPr>
          <w:b/>
          <w:bCs/>
          <w:lang w:val="en-ID"/>
        </w:rPr>
      </w:pPr>
      <w:r>
        <w:rPr>
          <w:b/>
          <w:bCs/>
          <w:lang w:val="en-ID"/>
        </w:rPr>
        <w:t>2. Analisis Data Kualitatif</w:t>
      </w:r>
    </w:p>
    <w:p w14:paraId="04839E3B" w14:textId="48B59199" w:rsidR="00E076DA" w:rsidRPr="00E076DA" w:rsidRDefault="00E076DA" w:rsidP="00E076DA">
      <w:pPr>
        <w:spacing w:after="120" w:line="360" w:lineRule="auto"/>
        <w:ind w:firstLine="567"/>
        <w:jc w:val="both"/>
        <w:rPr>
          <w:lang w:val="en-ID"/>
        </w:rPr>
      </w:pPr>
      <w:r>
        <w:rPr>
          <w:lang w:val="en-ID"/>
        </w:rPr>
        <w:t xml:space="preserve">Data hasil wawancara mendalam dan </w:t>
      </w:r>
      <w:r>
        <w:rPr>
          <w:i/>
          <w:iCs/>
          <w:lang w:val="en-ID"/>
        </w:rPr>
        <w:t>Focus Group Discussion</w:t>
      </w:r>
      <w:r>
        <w:rPr>
          <w:lang w:val="en-ID"/>
        </w:rPr>
        <w:t xml:space="preserve"> (FGD) dianalisis secara tematik melalui proses reduksi data, penyajian data, serta penarikan dan verifikasi kesimpulan (Miles </w:t>
      </w:r>
      <w:r>
        <w:rPr>
          <w:i/>
          <w:lang w:val="en-ID"/>
        </w:rPr>
        <w:t>et al.</w:t>
      </w:r>
      <w:r>
        <w:rPr>
          <w:lang w:val="en-ID"/>
        </w:rPr>
        <w:t xml:space="preserve">, 2014). Analisis diarahkan untuk mengidentifikasi faktor pendukung dan penghambat, permasalahan pengelolaan, kepentingan dan peran </w:t>
      </w:r>
      <w:r>
        <w:rPr>
          <w:i/>
          <w:lang w:val="en-ID"/>
        </w:rPr>
        <w:lastRenderedPageBreak/>
        <w:t>stakeholder</w:t>
      </w:r>
      <w:r>
        <w:rPr>
          <w:lang w:val="en-ID"/>
        </w:rPr>
        <w:t xml:space="preserve">, bentuk keterlibatan </w:t>
      </w:r>
      <w:r>
        <w:rPr>
          <w:i/>
          <w:lang w:val="en-ID"/>
        </w:rPr>
        <w:t>stakeholder</w:t>
      </w:r>
      <w:r>
        <w:rPr>
          <w:lang w:val="en-ID"/>
        </w:rPr>
        <w:t xml:space="preserve">, serta pandangan </w:t>
      </w:r>
      <w:r>
        <w:rPr>
          <w:i/>
          <w:lang w:val="en-ID"/>
        </w:rPr>
        <w:t>stakeholder</w:t>
      </w:r>
      <w:r>
        <w:rPr>
          <w:lang w:val="en-ID"/>
        </w:rPr>
        <w:t xml:space="preserve"> mengenai pengelolaan perikanan tangkap berkelanjutan di Kota Cilegon.</w:t>
      </w:r>
    </w:p>
    <w:p w14:paraId="485A02E4" w14:textId="3E206128" w:rsidR="00E076DA" w:rsidRPr="00E076DA" w:rsidRDefault="00E076DA" w:rsidP="00E076DA">
      <w:pPr>
        <w:spacing w:after="120" w:line="360" w:lineRule="auto"/>
        <w:ind w:firstLine="567"/>
        <w:jc w:val="both"/>
        <w:rPr>
          <w:lang w:val="en-ID"/>
        </w:rPr>
      </w:pPr>
      <w:r>
        <w:rPr>
          <w:lang w:val="en-ID"/>
        </w:rPr>
        <w:t xml:space="preserve">Hasil analisis kualitatif digunakan untuk memberikan konteks dan penjelasan terhadap temuan kuantitatif, khususnya apabila terdapat perbedaan persepsi antar kelompok </w:t>
      </w:r>
      <w:r>
        <w:rPr>
          <w:i/>
          <w:lang w:val="en-ID"/>
        </w:rPr>
        <w:t>stakeholder</w:t>
      </w:r>
      <w:r>
        <w:rPr>
          <w:lang w:val="en-ID"/>
        </w:rPr>
        <w:t xml:space="preserve"> atau perbedaan penilaian antar dimensi keberlanjutan. Temuan kualitatif juga digunakan untuk memperdalam identifikasi isu strategis dan menjelaskan faktor yang melatarbelakangi dukungan, keterlibatan, serta posisi masing-masing </w:t>
      </w:r>
      <w:r>
        <w:rPr>
          <w:i/>
          <w:lang w:val="en-ID"/>
        </w:rPr>
        <w:t>stakeholder</w:t>
      </w:r>
      <w:r>
        <w:rPr>
          <w:lang w:val="en-ID"/>
        </w:rPr>
        <w:t xml:space="preserve"> dalam pengelolaan perikanan tangkap berkelanjutan.</w:t>
      </w:r>
    </w:p>
    <w:p w14:paraId="402DCD47" w14:textId="77777777" w:rsidR="00E076DA" w:rsidRPr="00E076DA" w:rsidRDefault="00E076DA" w:rsidP="00E076DA">
      <w:pPr>
        <w:spacing w:after="120" w:line="360" w:lineRule="auto"/>
        <w:jc w:val="both"/>
        <w:rPr>
          <w:b/>
          <w:bCs/>
          <w:lang w:val="en-ID"/>
        </w:rPr>
      </w:pPr>
      <w:r>
        <w:rPr>
          <w:b/>
          <w:bCs/>
          <w:lang w:val="en-ID"/>
        </w:rPr>
        <w:t>3. Analisis Stakeholder</w:t>
      </w:r>
    </w:p>
    <w:p w14:paraId="3828FE93" w14:textId="08CFAC72" w:rsidR="00E076DA" w:rsidRPr="00E076DA" w:rsidRDefault="00E076DA" w:rsidP="00E076DA">
      <w:pPr>
        <w:spacing w:after="120" w:line="360" w:lineRule="auto"/>
        <w:ind w:firstLine="567"/>
        <w:jc w:val="both"/>
        <w:rPr>
          <w:lang w:val="en-ID"/>
        </w:rPr>
      </w:pPr>
      <w:r>
        <w:rPr>
          <w:lang w:val="en-ID"/>
        </w:rPr>
        <w:t xml:space="preserve">Analisis </w:t>
      </w:r>
      <w:r>
        <w:rPr>
          <w:i/>
          <w:lang w:val="en-ID"/>
        </w:rPr>
        <w:t>stakeholder</w:t>
      </w:r>
      <w:r>
        <w:rPr>
          <w:lang w:val="en-ID"/>
        </w:rPr>
        <w:t xml:space="preserve"> dilakukan menggunakan interest-influence matrix untuk memetakan posisi dan peran masing-masing kelompok </w:t>
      </w:r>
      <w:r>
        <w:rPr>
          <w:i/>
          <w:lang w:val="en-ID"/>
        </w:rPr>
        <w:t>stakeholder</w:t>
      </w:r>
      <w:r>
        <w:rPr>
          <w:lang w:val="en-ID"/>
        </w:rPr>
        <w:t xml:space="preserve"> dalam pengelolaan perikanan tangkap berkelanjutan di Kota Cilegon. Analisis ini mengacu pada pendekatan </w:t>
      </w:r>
      <w:r>
        <w:rPr>
          <w:i/>
          <w:lang w:val="en-ID"/>
        </w:rPr>
        <w:t>stakeholder</w:t>
      </w:r>
      <w:r>
        <w:rPr>
          <w:lang w:val="en-ID"/>
        </w:rPr>
        <w:t xml:space="preserve"> analysis yang menempatkan interest dan influence sebagai dua karakteristik yang berbeda dalam menentukan posisi </w:t>
      </w:r>
      <w:r>
        <w:rPr>
          <w:i/>
          <w:lang w:val="en-ID"/>
        </w:rPr>
        <w:t>stakeholder</w:t>
      </w:r>
      <w:r>
        <w:rPr>
          <w:lang w:val="en-ID"/>
        </w:rPr>
        <w:t xml:space="preserve"> (Reed </w:t>
      </w:r>
      <w:r>
        <w:rPr>
          <w:i/>
          <w:lang w:val="en-ID"/>
        </w:rPr>
        <w:t>et al.</w:t>
      </w:r>
      <w:r>
        <w:rPr>
          <w:lang w:val="en-ID"/>
        </w:rPr>
        <w:t>, 2009).</w:t>
      </w:r>
    </w:p>
    <w:p w14:paraId="17BB28D1" w14:textId="3AF505D7" w:rsidR="00E076DA" w:rsidRPr="00E076DA" w:rsidRDefault="00E076DA" w:rsidP="00E076DA">
      <w:pPr>
        <w:spacing w:after="120" w:line="360" w:lineRule="auto"/>
        <w:ind w:firstLine="567"/>
        <w:jc w:val="both"/>
        <w:rPr>
          <w:lang w:val="en-ID"/>
        </w:rPr>
      </w:pPr>
      <w:r>
        <w:rPr>
          <w:lang w:val="en-ID"/>
        </w:rPr>
        <w:t xml:space="preserve">Interest (kepentingan) diukur berdasarkan indikator yang menggambarkan tingkat kepentingan, ketergantungan, dan keterdampakan </w:t>
      </w:r>
      <w:r>
        <w:rPr>
          <w:i/>
          <w:lang w:val="en-ID"/>
        </w:rPr>
        <w:t>stakeholder</w:t>
      </w:r>
      <w:r>
        <w:rPr>
          <w:lang w:val="en-ID"/>
        </w:rPr>
        <w:t xml:space="preserve"> terhadap pengelolaan perikanan tangkap berkelanjutan. Sementara itu, influence (pengaruh) diukur berdasarkan kemampuan </w:t>
      </w:r>
      <w:r>
        <w:rPr>
          <w:i/>
          <w:lang w:val="en-ID"/>
        </w:rPr>
        <w:t>stakeholder</w:t>
      </w:r>
      <w:r>
        <w:rPr>
          <w:lang w:val="en-ID"/>
        </w:rPr>
        <w:t xml:space="preserve"> dalam memengaruhi proses dan hasil pengambilan keputusan, antara lain melalui kewenangan, akses terhadap proses pengambilan keputusan, akses informasi, penguasaan atau mobilisasi sumber daya, serta posisi dan jaringan kelembagaan.</w:t>
      </w:r>
    </w:p>
    <w:p w14:paraId="0219A47C" w14:textId="72A69812" w:rsidR="00E076DA" w:rsidRPr="00E076DA" w:rsidRDefault="00E076DA" w:rsidP="00E076DA">
      <w:pPr>
        <w:spacing w:after="120" w:line="360" w:lineRule="auto"/>
        <w:ind w:firstLine="567"/>
        <w:jc w:val="both"/>
        <w:rPr>
          <w:lang w:val="en-ID"/>
        </w:rPr>
      </w:pPr>
      <w:r>
        <w:rPr>
          <w:lang w:val="en-ID"/>
        </w:rPr>
        <w:t xml:space="preserve">Dengan demikian, skor interest tidak diambil dari skor tingkat dukungan </w:t>
      </w:r>
      <w:r>
        <w:rPr>
          <w:i/>
          <w:lang w:val="en-ID"/>
        </w:rPr>
        <w:t>stakeholder</w:t>
      </w:r>
      <w:r>
        <w:rPr>
          <w:lang w:val="en-ID"/>
        </w:rPr>
        <w:t xml:space="preserve"> dan skor influence tidak diambil dari skor intensitas keterlibatan </w:t>
      </w:r>
      <w:r>
        <w:rPr>
          <w:i/>
          <w:lang w:val="en-ID"/>
        </w:rPr>
        <w:t>stakeholder</w:t>
      </w:r>
      <w:r>
        <w:rPr>
          <w:lang w:val="en-ID"/>
        </w:rPr>
        <w:t xml:space="preserve">. Tingkat dukungan dan intensitas keterlibatan dianalisis sebagai konstruk yang berbeda. Pemisahan tersebut dilakukan untuk menjaga kesesuaian antara konstruk yang diukur dengan konsep </w:t>
      </w:r>
      <w:r>
        <w:rPr>
          <w:i/>
          <w:iCs/>
          <w:lang w:val="en-ID"/>
        </w:rPr>
        <w:t>interest-influence</w:t>
      </w:r>
      <w:r>
        <w:rPr>
          <w:lang w:val="en-ID"/>
        </w:rPr>
        <w:t xml:space="preserve"> dalam analisis </w:t>
      </w:r>
      <w:r>
        <w:rPr>
          <w:i/>
          <w:lang w:val="en-ID"/>
        </w:rPr>
        <w:t>stakeholder</w:t>
      </w:r>
      <w:r>
        <w:rPr>
          <w:lang w:val="en-ID"/>
        </w:rPr>
        <w:t>.</w:t>
      </w:r>
    </w:p>
    <w:p w14:paraId="2CC7D242" w14:textId="67C3BA34" w:rsidR="00E076DA" w:rsidRPr="00E076DA" w:rsidRDefault="00E076DA" w:rsidP="00E076DA">
      <w:pPr>
        <w:spacing w:after="120" w:line="360" w:lineRule="auto"/>
        <w:ind w:firstLine="567"/>
        <w:jc w:val="both"/>
        <w:rPr>
          <w:lang w:val="en-ID"/>
        </w:rPr>
      </w:pPr>
      <w:r>
        <w:rPr>
          <w:lang w:val="en-ID"/>
        </w:rPr>
        <w:t xml:space="preserve">Berdasarkan kombinasi tingkat interest dan influence, </w:t>
      </w:r>
      <w:r>
        <w:rPr>
          <w:i/>
          <w:lang w:val="en-ID"/>
        </w:rPr>
        <w:t>stakeholder</w:t>
      </w:r>
      <w:r>
        <w:rPr>
          <w:lang w:val="en-ID"/>
        </w:rPr>
        <w:t xml:space="preserve"> dipetakan ke dalam empat kategori, yaitu players, context setters, subjects, dan crowd, dengan mengadaptasi kerangka analisis </w:t>
      </w:r>
      <w:r>
        <w:rPr>
          <w:i/>
          <w:lang w:val="en-ID"/>
        </w:rPr>
        <w:t>stakeholder</w:t>
      </w:r>
      <w:r>
        <w:rPr>
          <w:lang w:val="en-ID"/>
        </w:rPr>
        <w:t xml:space="preserve"> yang digunakan dalam penelitian Kismartini </w:t>
      </w:r>
      <w:r>
        <w:rPr>
          <w:i/>
          <w:lang w:val="en-ID"/>
        </w:rPr>
        <w:t>et al.</w:t>
      </w:r>
      <w:r>
        <w:rPr>
          <w:lang w:val="en-ID"/>
        </w:rPr>
        <w:t xml:space="preserve"> (2023) dan kerangka </w:t>
      </w:r>
      <w:r>
        <w:rPr>
          <w:i/>
          <w:lang w:val="en-ID"/>
        </w:rPr>
        <w:t>stakeholder</w:t>
      </w:r>
      <w:r>
        <w:rPr>
          <w:lang w:val="en-ID"/>
        </w:rPr>
        <w:t xml:space="preserve"> analysis Reed </w:t>
      </w:r>
      <w:r>
        <w:rPr>
          <w:i/>
          <w:lang w:val="en-ID"/>
        </w:rPr>
        <w:t>et al.</w:t>
      </w:r>
      <w:r>
        <w:rPr>
          <w:lang w:val="en-ID"/>
        </w:rPr>
        <w:t xml:space="preserve"> (2009). Hasil pemetaan digunakan untuk mengidentifikasi </w:t>
      </w:r>
      <w:r>
        <w:rPr>
          <w:i/>
          <w:lang w:val="en-ID"/>
        </w:rPr>
        <w:t>stakeholder</w:t>
      </w:r>
      <w:r>
        <w:rPr>
          <w:lang w:val="en-ID"/>
        </w:rPr>
        <w:t xml:space="preserve"> yang perlu diprioritaskan, dilibatkan, </w:t>
      </w:r>
      <w:r>
        <w:rPr>
          <w:lang w:val="en-ID"/>
        </w:rPr>
        <w:lastRenderedPageBreak/>
        <w:t>diberdayakan, atau dikelola dalam proses pengelolaan dan perumusan kebijakan perikanan tangkap berkelanjutan di Kota Cilegon.</w:t>
      </w:r>
    </w:p>
    <w:p w14:paraId="08DA0413" w14:textId="77777777" w:rsidR="00E076DA" w:rsidRPr="00E076DA" w:rsidRDefault="00E076DA" w:rsidP="00E076DA">
      <w:pPr>
        <w:spacing w:after="120" w:line="360" w:lineRule="auto"/>
        <w:jc w:val="both"/>
        <w:rPr>
          <w:b/>
          <w:bCs/>
          <w:lang w:val="en-ID"/>
        </w:rPr>
      </w:pPr>
      <w:r>
        <w:rPr>
          <w:b/>
          <w:bCs/>
          <w:lang w:val="en-ID"/>
        </w:rPr>
        <w:t>4. Triangulasi dan Integrasi Data</w:t>
      </w:r>
    </w:p>
    <w:p w14:paraId="2EDB0C11" w14:textId="45E4BD38" w:rsidR="00E076DA" w:rsidRPr="00E076DA" w:rsidRDefault="00E076DA" w:rsidP="00E076DA">
      <w:pPr>
        <w:spacing w:after="120" w:line="360" w:lineRule="auto"/>
        <w:ind w:firstLine="567"/>
        <w:jc w:val="both"/>
        <w:rPr>
          <w:lang w:val="en-ID"/>
        </w:rPr>
      </w:pPr>
      <w:r>
        <w:rPr>
          <w:lang w:val="en-ID"/>
        </w:rPr>
        <w:t xml:space="preserve">Kredibilitas temuan diperiksa melalui triangulasi sumber dan triangulasi metode. Triangulasi sumber dilakukan dengan membandingkan informasi yang diperoleh dari berbagai kelompok </w:t>
      </w:r>
      <w:r>
        <w:rPr>
          <w:i/>
          <w:lang w:val="en-ID"/>
        </w:rPr>
        <w:t>stakeholder</w:t>
      </w:r>
      <w:r>
        <w:rPr>
          <w:lang w:val="en-ID"/>
        </w:rPr>
        <w:t>, sedangkan triangulasi metode dilakukan dengan membandingkan temuan dari kuesioner, wawancara mendalam, dan FGD.</w:t>
      </w:r>
    </w:p>
    <w:p w14:paraId="246AC6BD" w14:textId="23F2E756" w:rsidR="00E076DA" w:rsidRPr="00E076DA" w:rsidRDefault="00E076DA" w:rsidP="00E076DA">
      <w:pPr>
        <w:spacing w:after="120" w:line="360" w:lineRule="auto"/>
        <w:ind w:firstLine="567"/>
        <w:jc w:val="both"/>
        <w:rPr>
          <w:lang w:val="en-ID"/>
        </w:rPr>
      </w:pPr>
      <w:r>
        <w:rPr>
          <w:lang w:val="en-ID"/>
        </w:rPr>
        <w:t xml:space="preserve">Temuan kuantitatif dan kualitatif selanjutnya diintegrasikan pada tahap interpretasi untuk memperoleh pemahaman yang lebih komprehensif mengenai kondisi pengelolaan perikanan tangkap berkelanjutan, persepsi </w:t>
      </w:r>
      <w:r>
        <w:rPr>
          <w:i/>
          <w:lang w:val="en-ID"/>
        </w:rPr>
        <w:t>stakeholder</w:t>
      </w:r>
      <w:r>
        <w:rPr>
          <w:lang w:val="en-ID"/>
        </w:rPr>
        <w:t xml:space="preserve"> terhadap dimensi keberlanjutan, tingkat dukungan, intensitas keterlibatan, serta posisi dan peran masing-masing </w:t>
      </w:r>
      <w:r>
        <w:rPr>
          <w:i/>
          <w:lang w:val="en-ID"/>
        </w:rPr>
        <w:t>stakeholder</w:t>
      </w:r>
      <w:r>
        <w:rPr>
          <w:lang w:val="en-ID"/>
        </w:rPr>
        <w:t>.</w:t>
      </w:r>
    </w:p>
    <w:p w14:paraId="2F56FCFB" w14:textId="29B1E238" w:rsidR="00E076DA" w:rsidRPr="00E076DA" w:rsidRDefault="00E076DA" w:rsidP="00E076DA">
      <w:pPr>
        <w:spacing w:after="120" w:line="360" w:lineRule="auto"/>
        <w:ind w:firstLine="567"/>
        <w:jc w:val="both"/>
        <w:rPr>
          <w:lang w:val="en-ID"/>
        </w:rPr>
      </w:pPr>
      <w:r>
        <w:rPr>
          <w:lang w:val="en-ID"/>
        </w:rPr>
        <w:t xml:space="preserve">Integrasi hasil dilakukan dengan menggunakan temuan kualitatif untuk menjelaskan dan memperdalam hasil analisis kuantitatif, serta menggunakan hasil pemetaan </w:t>
      </w:r>
      <w:r>
        <w:rPr>
          <w:i/>
          <w:lang w:val="en-ID"/>
        </w:rPr>
        <w:t>stakeholder</w:t>
      </w:r>
      <w:r>
        <w:rPr>
          <w:lang w:val="en-ID"/>
        </w:rPr>
        <w:t xml:space="preserve"> untuk mengidentifikasi aktor yang memiliki kepentingan dan pengaruh strategis. Hasil integrasi tersebut menjadi dasar dalam mengidentifikasi isu strategis dan merumuskan rekomendasi strategi kebijakan pengelolaan perikanan tangkap berkelanjutan yang partisipatif di Kota Cilegon pada Bab V.</w:t>
      </w:r>
    </w:p>
    <w:p w14:paraId="2862F1EB" w14:textId="77777777" w:rsidR="004F22CE" w:rsidRPr="00782535" w:rsidRDefault="004F22CE" w:rsidP="004F22CE">
      <w:pPr>
        <w:spacing w:line="360" w:lineRule="auto"/>
        <w:ind w:firstLine="567"/>
        <w:jc w:val="both"/>
        <w:rPr>
          <w:lang w:val="en-ID"/>
        </w:rPr>
      </w:pPr>
    </w:p>
    <w:p w14:paraId="6AAF0152" w14:textId="30D2F738" w:rsidR="004F22CE" w:rsidRPr="004F22CE" w:rsidRDefault="004F22CE" w:rsidP="00C97E0D">
      <w:pPr>
        <w:spacing w:after="120" w:line="360" w:lineRule="auto"/>
        <w:jc w:val="both"/>
        <w:rPr>
          <w:b/>
          <w:bCs/>
          <w:lang w:val="en-ID"/>
        </w:rPr>
      </w:pPr>
      <w:r>
        <w:rPr>
          <w:b/>
          <w:bCs/>
          <w:lang w:val="en-ID"/>
        </w:rPr>
        <w:t>H. Kerangka Penelitian</w:t>
      </w:r>
    </w:p>
    <w:p w14:paraId="56D29A07" w14:textId="6C53D2C4" w:rsidR="004F22CE" w:rsidRDefault="004F22CE" w:rsidP="00C97E0D">
      <w:pPr>
        <w:spacing w:after="120" w:line="360" w:lineRule="auto"/>
        <w:ind w:firstLine="567"/>
        <w:jc w:val="both"/>
        <w:rPr>
          <w:lang w:val="en-ID"/>
        </w:rPr>
      </w:pPr>
      <w:r>
        <w:rPr>
          <w:lang w:val="en-ID"/>
        </w:rPr>
        <w:t xml:space="preserve">Kerangka penelitian yang menggambarkan alur proses dari identifikasi masalah hingga perumusan rekomendasi kebijakan disajikan pada Bagan 3.1. Secara garis besar, penelitian ini berangkat dari </w:t>
      </w:r>
      <w:ins w:id="687" w:author="Ridwan S" w:date="2026-10-04T02:20:00Z">
        <w:r w:rsidR="005B7AEE" w:rsidRPr="005B7AEE">
          <w:rPr>
            <w:lang w:val="en-ID"/>
          </w:rPr>
          <w:t xml:space="preserve">karakteristik wilayah </w:t>
        </w:r>
      </w:ins>
      <w:del w:id="688" w:author="Ridwan S" w:date="2026-10-04T02:20:00Z">
        <w:r w:rsidDel="00AA59C3">
          <w:rPr>
            <w:lang w:val="en-ID"/>
          </w:rPr>
          <w:delText xml:space="preserve">geo-ekonomi </w:delText>
        </w:r>
      </w:del>
      <w:r>
        <w:t>Kota Cilegon sebagai kota industri dan pesisir</w:t>
      </w:r>
      <w:r>
        <w:rPr>
          <w:lang w:val="en-ID"/>
        </w:rPr>
        <w:t xml:space="preserve"> yang melatarbelakangi perlunya kajian terhadap keberlanjutan perikanan tangkap. Persepsi para </w:t>
      </w:r>
      <w:r>
        <w:rPr>
          <w:i/>
          <w:lang w:val="en-ID"/>
        </w:rPr>
        <w:t>stakeholder</w:t>
      </w:r>
      <w:r>
        <w:rPr>
          <w:lang w:val="en-ID"/>
        </w:rPr>
        <w:t xml:space="preserve"> dari </w:t>
      </w:r>
      <w:del w:id="689" w:author="Ridwan S" w:date="2026-10-04T02:21:00Z">
        <w:r w:rsidDel="00214ECE">
          <w:rPr>
            <w:lang w:val="en-ID"/>
          </w:rPr>
          <w:delText xml:space="preserve">lima </w:delText>
        </w:r>
      </w:del>
      <w:ins w:id="690" w:author="Ridwan S" w:date="2026-10-04T02:21:00Z">
        <w:r w:rsidR="00214ECE">
          <w:rPr>
            <w:lang w:val="en-ID"/>
          </w:rPr>
          <w:t>5</w:t>
        </w:r>
        <w:r w:rsidR="00214ECE">
          <w:rPr>
            <w:lang w:val="en-ID"/>
          </w:rPr>
          <w:t xml:space="preserve"> </w:t>
        </w:r>
      </w:ins>
      <w:r>
        <w:rPr>
          <w:lang w:val="en-ID"/>
        </w:rPr>
        <w:t xml:space="preserve">kelompok yang telah ditetapkan kemudian dianalisis secara kuantitatif maupun kualitatif untuk mengidentifikasi faktor pendukung dan penghambat, yang pada akhirnya menghasilkan rekomendasi strategis bagi pemerintah daerah dan </w:t>
      </w:r>
      <w:r>
        <w:rPr>
          <w:i/>
          <w:lang w:val="en-ID"/>
        </w:rPr>
        <w:t>stakeholder</w:t>
      </w:r>
      <w:r>
        <w:rPr>
          <w:lang w:val="en-ID"/>
        </w:rPr>
        <w:t xml:space="preserve"> di Kota Cilegon.</w:t>
      </w:r>
      <w:ins w:id="691" w:author="Ridwan S" w:date="2026-09-30T08:00:00Z">
        <w:r>
          <w:t xml:space="preserve"> Tahapan penelitian pada Bagan 3.1 dijalankan berdasarkan hubungan antarvariabel yang telah dirumuskan pada Bagan 2.2.</w:t>
        </w:r>
      </w:ins>
    </w:p>
    <w:p w14:paraId="232D7B59" w14:textId="22E1DB80" w:rsidR="001B3BD9" w:rsidRDefault="001B3BD9" w:rsidP="004F22CE">
      <w:pPr>
        <w:spacing w:line="360" w:lineRule="auto"/>
        <w:ind w:firstLine="567"/>
        <w:jc w:val="both"/>
        <w:rPr>
          <w:lang w:val="en-ID"/>
        </w:rPr>
      </w:pPr>
    </w:p>
    <w:p w14:paraId="15552193" w14:textId="77777777" w:rsidR="00E52232" w:rsidRDefault="00E52232" w:rsidP="00431DA1">
      <w:pPr>
        <w:spacing w:line="360" w:lineRule="auto"/>
        <w:ind w:firstLine="567"/>
        <w:jc w:val="center"/>
        <w:rPr>
          <w:i/>
          <w:iCs/>
        </w:rPr>
      </w:pPr>
    </w:p>
    <w:p w14:paraId="5806341D" w14:textId="5B1F01A9" w:rsidR="00E52232" w:rsidDel="00184B45" w:rsidRDefault="00E52232" w:rsidP="00431DA1">
      <w:pPr>
        <w:spacing w:line="360" w:lineRule="auto"/>
        <w:ind w:firstLine="567"/>
        <w:jc w:val="center"/>
        <w:rPr>
          <w:del w:id="692" w:author="Ridwan S" w:date="2026-10-04T02:14:00Z"/>
          <w:i/>
          <w:iCs/>
        </w:rPr>
      </w:pPr>
    </w:p>
    <w:p w14:paraId="3ABB9B07" w14:textId="7DF5C151" w:rsidR="00431DA1" w:rsidRPr="00431DA1" w:rsidRDefault="005514DC" w:rsidP="00431DA1">
      <w:pPr>
        <w:spacing w:line="360" w:lineRule="auto"/>
        <w:ind w:firstLine="567"/>
        <w:jc w:val="center"/>
        <w:rPr>
          <w:i/>
          <w:iCs/>
        </w:rPr>
      </w:pPr>
      <w:commentRangeStart w:id="693"/>
      <w:commentRangeStart w:id="694"/>
      <w:r>
        <w:rPr>
          <w:i/>
          <w:iCs/>
        </w:rPr>
        <w:t>Bagan 3.1 Kerangka Penelitian</w:t>
      </w:r>
      <w:commentRangeEnd w:id="693"/>
      <w:commentRangeEnd w:id="694"/>
      <w:r>
        <w:rPr>
          <w:rStyle w:val="CommentReference"/>
          <w:i/>
          <w:iCs/>
          <w:sz w:val="24"/>
          <w:szCs w:val="24"/>
        </w:rPr>
        <w:commentReference w:id="693"/>
      </w:r>
      <w:r>
        <w:rPr>
          <w:rStyle w:val="CommentReference"/>
        </w:rPr>
        <w:commentReference w:id="694"/>
      </w:r>
    </w:p>
    <w:tbl>
      <w:tblPr>
        <w:tblW w:w="9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500"/>
        <w:gridCol w:w="1591"/>
        <w:gridCol w:w="3002"/>
      </w:tblGrid>
      <w:tr w:rsidR="00782535" w:rsidRPr="004C2EF9" w14:paraId="1FDFC6CC" w14:textId="77777777" w:rsidTr="007B1C91">
        <w:tc>
          <w:tcPr>
            <w:tcW w:w="9093" w:type="dxa"/>
            <w:gridSpan w:val="4"/>
            <w:tcBorders>
              <w:top w:val="single" w:sz="4" w:space="0" w:color="E6A19A"/>
              <w:left w:val="single" w:sz="4" w:space="0" w:color="E6A19A"/>
              <w:bottom w:val="single" w:sz="4" w:space="0" w:color="auto"/>
              <w:right w:val="single" w:sz="4" w:space="0" w:color="E6A19A"/>
            </w:tcBorders>
            <w:shd w:val="clear" w:color="auto" w:fill="FADBD8"/>
            <w:tcMar>
              <w:top w:w="100" w:type="dxa"/>
              <w:left w:w="150" w:type="dxa"/>
              <w:bottom w:w="100" w:type="dxa"/>
              <w:right w:w="150" w:type="dxa"/>
            </w:tcMar>
            <w:vAlign w:val="center"/>
          </w:tcPr>
          <w:p w14:paraId="02C005DD" w14:textId="77777777" w:rsidR="004C2EF9" w:rsidRPr="004C2EF9" w:rsidRDefault="004C2EF9" w:rsidP="00231B22">
            <w:pPr>
              <w:rPr>
                <w:sz w:val="20"/>
                <w:szCs w:val="20"/>
                <w:lang w:val="en-ID" w:eastAsia="en-ID"/>
              </w:rPr>
            </w:pPr>
            <w:r>
              <w:rPr>
                <w:b/>
                <w:bCs/>
                <w:sz w:val="21"/>
                <w:szCs w:val="21"/>
                <w:lang w:val="en-ID" w:eastAsia="en-ID"/>
              </w:rPr>
              <w:t>Tahap 1 — Identifikasi Masalah</w:t>
            </w:r>
          </w:p>
          <w:p w14:paraId="1BAD9BB8" w14:textId="77777777" w:rsidR="004C2EF9" w:rsidRPr="004C2EF9" w:rsidRDefault="004C2EF9" w:rsidP="00231B22">
            <w:pPr>
              <w:rPr>
                <w:sz w:val="20"/>
                <w:szCs w:val="20"/>
                <w:lang w:val="en-ID" w:eastAsia="en-ID"/>
              </w:rPr>
            </w:pPr>
            <w:r>
              <w:rPr>
                <w:b/>
                <w:bCs/>
                <w:sz w:val="19"/>
                <w:szCs w:val="19"/>
                <w:lang w:val="en-ID" w:eastAsia="en-ID"/>
              </w:rPr>
              <w:t>Fenomena &amp; Latar Belakang</w:t>
            </w:r>
          </w:p>
          <w:p w14:paraId="6E3BB0AB" w14:textId="1F0910E5" w:rsidR="004C2EF9" w:rsidRPr="004C2EF9" w:rsidRDefault="004C2EF9" w:rsidP="00231B22">
            <w:pPr>
              <w:rPr>
                <w:sz w:val="20"/>
                <w:szCs w:val="20"/>
                <w:lang w:val="en-ID" w:eastAsia="en-ID"/>
              </w:rPr>
            </w:pPr>
            <w:r>
              <w:rPr>
                <w:sz w:val="17"/>
                <w:szCs w:val="17"/>
                <w:lang w:val="en-ID" w:eastAsia="en-ID"/>
              </w:rPr>
              <w:t>Kontribusi perikanan 0,22% PDRB di tahun 2025 · Tekanan aktivitas industri pesisir · Lemahnya koordinasi antar-</w:t>
            </w:r>
            <w:r>
              <w:rPr>
                <w:i/>
                <w:sz w:val="17"/>
                <w:szCs w:val="17"/>
                <w:lang w:val="en-ID" w:eastAsia="en-ID"/>
              </w:rPr>
              <w:t>stakeholder</w:t>
            </w:r>
          </w:p>
          <w:p w14:paraId="02F58444" w14:textId="527BE6F9" w:rsidR="004C2EF9" w:rsidRPr="004C2EF9" w:rsidRDefault="004C2EF9" w:rsidP="00231B22">
            <w:pPr>
              <w:rPr>
                <w:sz w:val="20"/>
                <w:szCs w:val="20"/>
                <w:lang w:val="en-ID" w:eastAsia="en-ID"/>
              </w:rPr>
            </w:pPr>
            <w:r>
              <w:rPr>
                <w:b/>
                <w:bCs/>
                <w:sz w:val="17"/>
                <w:szCs w:val="17"/>
                <w:lang w:val="en-ID" w:eastAsia="en-ID"/>
              </w:rPr>
              <w:t>Sumber: BPS Kota Cilegon (2026); DKPP Kota Cilegon (2025); HNSI Kota Cilegon (2025); SEAFDEC (2025)</w:t>
            </w:r>
          </w:p>
        </w:tc>
      </w:tr>
      <w:tr w:rsidR="00782535" w:rsidRPr="00136C2B" w14:paraId="5FB15F5C" w14:textId="77777777" w:rsidTr="007B1C91">
        <w:trPr>
          <w:trHeight w:val="178"/>
        </w:trPr>
        <w:tc>
          <w:tcPr>
            <w:tcW w:w="9093" w:type="dxa"/>
            <w:gridSpan w:val="4"/>
            <w:tcBorders>
              <w:left w:val="nil"/>
              <w:right w:val="nil"/>
            </w:tcBorders>
          </w:tcPr>
          <w:p w14:paraId="66DA4C63" w14:textId="77777777" w:rsidR="004C2EF9" w:rsidRPr="00136C2B" w:rsidRDefault="004C2EF9" w:rsidP="00231B22">
            <w:pPr>
              <w:jc w:val="center"/>
              <w:rPr>
                <w:sz w:val="20"/>
                <w:szCs w:val="20"/>
                <w:lang w:val="en-ID" w:eastAsia="en-ID"/>
              </w:rPr>
            </w:pPr>
            <w:r>
              <w:rPr>
                <w:sz w:val="26"/>
                <w:szCs w:val="26"/>
                <w:lang w:val="en-ID" w:eastAsia="en-ID"/>
              </w:rPr>
              <w:t>↓</w:t>
            </w:r>
          </w:p>
        </w:tc>
      </w:tr>
      <w:tr w:rsidR="00782535" w:rsidRPr="004C2EF9" w14:paraId="084EA730" w14:textId="77777777" w:rsidTr="007B1C91">
        <w:tc>
          <w:tcPr>
            <w:tcW w:w="9093" w:type="dxa"/>
            <w:gridSpan w:val="4"/>
            <w:tcBorders>
              <w:top w:val="single" w:sz="4" w:space="0" w:color="F0C27B"/>
              <w:left w:val="single" w:sz="4" w:space="0" w:color="F0C27B"/>
              <w:bottom w:val="single" w:sz="4" w:space="0" w:color="auto"/>
              <w:right w:val="single" w:sz="4" w:space="0" w:color="F0C27B"/>
            </w:tcBorders>
            <w:shd w:val="clear" w:color="auto" w:fill="FDEBD3"/>
            <w:tcMar>
              <w:top w:w="100" w:type="dxa"/>
              <w:left w:w="150" w:type="dxa"/>
              <w:bottom w:w="100" w:type="dxa"/>
              <w:right w:w="150" w:type="dxa"/>
            </w:tcMar>
            <w:vAlign w:val="center"/>
          </w:tcPr>
          <w:p w14:paraId="32A42DC1" w14:textId="77777777" w:rsidR="004C2EF9" w:rsidRPr="004C2EF9" w:rsidRDefault="004C2EF9" w:rsidP="00231B22">
            <w:pPr>
              <w:rPr>
                <w:sz w:val="20"/>
                <w:szCs w:val="20"/>
                <w:lang w:val="en-ID" w:eastAsia="en-ID"/>
              </w:rPr>
            </w:pPr>
            <w:r>
              <w:rPr>
                <w:b/>
                <w:bCs/>
                <w:sz w:val="21"/>
                <w:szCs w:val="21"/>
                <w:lang w:val="en-ID" w:eastAsia="en-ID"/>
              </w:rPr>
              <w:t>Tahap 2 — Rumusan &amp; Tujuan Penelitian</w:t>
            </w:r>
          </w:p>
          <w:p w14:paraId="5F7C1D14" w14:textId="74AF3691" w:rsidR="004C2EF9" w:rsidRPr="004C2EF9" w:rsidRDefault="004C2EF9" w:rsidP="00231B22">
            <w:pPr>
              <w:rPr>
                <w:sz w:val="20"/>
                <w:szCs w:val="20"/>
                <w:lang w:val="en-ID" w:eastAsia="en-ID"/>
              </w:rPr>
            </w:pPr>
            <w:r>
              <w:rPr>
                <w:sz w:val="17"/>
                <w:szCs w:val="17"/>
                <w:lang w:val="en-ID" w:eastAsia="en-ID"/>
              </w:rPr>
              <w:t xml:space="preserve">Persepsi </w:t>
            </w:r>
            <w:r>
              <w:rPr>
                <w:i/>
                <w:sz w:val="17"/>
                <w:szCs w:val="17"/>
                <w:lang w:val="en-ID" w:eastAsia="en-ID"/>
              </w:rPr>
              <w:t>stakeholder</w:t>
            </w:r>
            <w:r>
              <w:rPr>
                <w:sz w:val="17"/>
                <w:szCs w:val="17"/>
                <w:lang w:val="en-ID" w:eastAsia="en-ID"/>
              </w:rPr>
              <w:t xml:space="preserve"> · Perbedaan antar kelompok · Faktor pendukung/penghambat</w:t>
            </w:r>
          </w:p>
          <w:p w14:paraId="37746B8C" w14:textId="77777777" w:rsidR="004C2EF9" w:rsidRPr="004C2EF9" w:rsidRDefault="004C2EF9" w:rsidP="00231B22">
            <w:pPr>
              <w:rPr>
                <w:sz w:val="20"/>
                <w:szCs w:val="20"/>
                <w:lang w:val="en-ID" w:eastAsia="en-ID"/>
              </w:rPr>
            </w:pPr>
            <w:r>
              <w:rPr>
                <w:sz w:val="17"/>
                <w:szCs w:val="17"/>
                <w:lang w:val="en-ID" w:eastAsia="en-ID"/>
              </w:rPr>
              <w:t>Pemetaan matriks kepentingan-pengaruh · Rekomendasi strategi kebijakan</w:t>
            </w:r>
          </w:p>
        </w:tc>
      </w:tr>
      <w:tr w:rsidR="00782535" w:rsidRPr="00136C2B" w14:paraId="17E8B7AE" w14:textId="77777777" w:rsidTr="007B1C91">
        <w:tc>
          <w:tcPr>
            <w:tcW w:w="9093" w:type="dxa"/>
            <w:gridSpan w:val="4"/>
            <w:tcBorders>
              <w:left w:val="nil"/>
              <w:right w:val="nil"/>
            </w:tcBorders>
          </w:tcPr>
          <w:p w14:paraId="4C70A14C" w14:textId="77777777" w:rsidR="004C2EF9" w:rsidRPr="00136C2B" w:rsidRDefault="004C2EF9" w:rsidP="00231B22">
            <w:pPr>
              <w:jc w:val="center"/>
              <w:rPr>
                <w:sz w:val="20"/>
                <w:szCs w:val="20"/>
                <w:lang w:val="en-ID" w:eastAsia="en-ID"/>
              </w:rPr>
            </w:pPr>
            <w:r>
              <w:rPr>
                <w:sz w:val="26"/>
                <w:szCs w:val="26"/>
                <w:lang w:val="en-ID" w:eastAsia="en-ID"/>
              </w:rPr>
              <w:t>↓</w:t>
            </w:r>
          </w:p>
        </w:tc>
      </w:tr>
      <w:tr w:rsidR="00782535" w:rsidRPr="004C2EF9" w14:paraId="22F9AAEF" w14:textId="77777777" w:rsidTr="007B1C91">
        <w:tc>
          <w:tcPr>
            <w:tcW w:w="9093" w:type="dxa"/>
            <w:gridSpan w:val="4"/>
            <w:tcBorders>
              <w:top w:val="single" w:sz="4" w:space="0" w:color="C3B4E8"/>
              <w:left w:val="single" w:sz="4" w:space="0" w:color="C3B4E8"/>
              <w:bottom w:val="single" w:sz="4" w:space="0" w:color="auto"/>
              <w:right w:val="single" w:sz="4" w:space="0" w:color="C3B4E8"/>
            </w:tcBorders>
            <w:shd w:val="clear" w:color="auto" w:fill="E8E3F5"/>
            <w:tcMar>
              <w:top w:w="100" w:type="dxa"/>
              <w:left w:w="150" w:type="dxa"/>
              <w:bottom w:w="100" w:type="dxa"/>
              <w:right w:w="150" w:type="dxa"/>
            </w:tcMar>
            <w:vAlign w:val="center"/>
          </w:tcPr>
          <w:p w14:paraId="55DB443C" w14:textId="77777777" w:rsidR="004C2EF9" w:rsidRPr="004C2EF9" w:rsidRDefault="004C2EF9" w:rsidP="00231B22">
            <w:pPr>
              <w:rPr>
                <w:sz w:val="20"/>
                <w:szCs w:val="20"/>
                <w:lang w:val="en-ID" w:eastAsia="en-ID"/>
              </w:rPr>
            </w:pPr>
            <w:r>
              <w:rPr>
                <w:b/>
                <w:bCs/>
                <w:sz w:val="21"/>
                <w:szCs w:val="21"/>
                <w:lang w:val="en-ID" w:eastAsia="en-ID"/>
              </w:rPr>
              <w:t>Tahap 3 — Kajian Pustaka (Landasan Teori &amp; Konseptual)</w:t>
            </w:r>
          </w:p>
          <w:p w14:paraId="57D58A36" w14:textId="5EBB19CC" w:rsidR="004C2EF9" w:rsidRPr="004C2EF9" w:rsidRDefault="004C2EF9" w:rsidP="00231B22">
            <w:pPr>
              <w:rPr>
                <w:sz w:val="20"/>
                <w:szCs w:val="20"/>
                <w:lang w:val="en-ID" w:eastAsia="en-ID"/>
              </w:rPr>
            </w:pPr>
            <w:r>
              <w:rPr>
                <w:sz w:val="17"/>
                <w:szCs w:val="17"/>
                <w:lang w:val="en-ID" w:eastAsia="en-ID"/>
              </w:rPr>
              <w:t xml:space="preserve">Teori </w:t>
            </w:r>
            <w:r>
              <w:rPr>
                <w:i/>
                <w:sz w:val="17"/>
                <w:szCs w:val="17"/>
                <w:lang w:val="en-ID" w:eastAsia="en-ID"/>
              </w:rPr>
              <w:t>stakeholder</w:t>
            </w:r>
            <w:r>
              <w:rPr>
                <w:sz w:val="17"/>
                <w:szCs w:val="17"/>
                <w:lang w:val="en-ID" w:eastAsia="en-ID"/>
              </w:rPr>
              <w:t xml:space="preserve"> (Freeman, 1984) · Pengelolaan perikanan berkelanjutan (FAO, 2020; Charles, 2001)</w:t>
            </w:r>
          </w:p>
          <w:p w14:paraId="36242058" w14:textId="543C0A28" w:rsidR="004C2EF9" w:rsidRPr="004C2EF9" w:rsidRDefault="004C2EF9" w:rsidP="00231B22">
            <w:pPr>
              <w:rPr>
                <w:sz w:val="20"/>
                <w:szCs w:val="20"/>
                <w:lang w:val="en-ID" w:eastAsia="en-ID"/>
              </w:rPr>
            </w:pPr>
            <w:r>
              <w:rPr>
                <w:b/>
                <w:bCs/>
                <w:sz w:val="17"/>
                <w:szCs w:val="17"/>
                <w:lang w:val="en-ID" w:eastAsia="en-ID"/>
              </w:rPr>
              <w:t xml:space="preserve">Persepsi terhadap kebijakan (Zulbainarni </w:t>
            </w:r>
            <w:r>
              <w:rPr>
                <w:b/>
                <w:bCs/>
                <w:i/>
                <w:sz w:val="17"/>
                <w:szCs w:val="17"/>
                <w:lang w:val="en-ID" w:eastAsia="en-ID"/>
              </w:rPr>
              <w:t>et al.</w:t>
            </w:r>
            <w:r>
              <w:rPr>
                <w:b/>
                <w:bCs/>
                <w:sz w:val="17"/>
                <w:szCs w:val="17"/>
                <w:lang w:val="en-ID" w:eastAsia="en-ID"/>
              </w:rPr>
              <w:t>, 2020) · Wicked problem (Jentoft &amp; Chuenpagdee, 2009)</w:t>
            </w:r>
          </w:p>
        </w:tc>
      </w:tr>
      <w:tr w:rsidR="00782535" w:rsidRPr="00136C2B" w14:paraId="50C9E7C3" w14:textId="77777777" w:rsidTr="007B1C91">
        <w:tc>
          <w:tcPr>
            <w:tcW w:w="9093" w:type="dxa"/>
            <w:gridSpan w:val="4"/>
            <w:tcBorders>
              <w:left w:val="nil"/>
              <w:right w:val="nil"/>
            </w:tcBorders>
          </w:tcPr>
          <w:p w14:paraId="5F1F59EE" w14:textId="77777777" w:rsidR="004C2EF9" w:rsidRPr="00136C2B" w:rsidRDefault="004C2EF9" w:rsidP="00231B22">
            <w:pPr>
              <w:jc w:val="center"/>
              <w:rPr>
                <w:sz w:val="20"/>
                <w:szCs w:val="20"/>
                <w:lang w:val="en-ID" w:eastAsia="en-ID"/>
              </w:rPr>
            </w:pPr>
            <w:r>
              <w:rPr>
                <w:sz w:val="26"/>
                <w:szCs w:val="26"/>
                <w:lang w:val="en-ID" w:eastAsia="en-ID"/>
              </w:rPr>
              <w:t>↓</w:t>
            </w:r>
          </w:p>
        </w:tc>
      </w:tr>
      <w:tr w:rsidR="000C2CF4" w:rsidRPr="004C2EF9" w14:paraId="1BE5AE60" w14:textId="77777777" w:rsidTr="00330080">
        <w:tc>
          <w:tcPr>
            <w:tcW w:w="9093" w:type="dxa"/>
            <w:gridSpan w:val="4"/>
            <w:tcBorders>
              <w:top w:val="single" w:sz="4" w:space="0" w:color="D8D8D3"/>
              <w:left w:val="single" w:sz="4" w:space="0" w:color="D8D8D3"/>
              <w:bottom w:val="single" w:sz="4" w:space="0" w:color="D8D8D3"/>
              <w:right w:val="single" w:sz="4" w:space="0" w:color="D8D8D3"/>
            </w:tcBorders>
            <w:shd w:val="clear" w:color="auto" w:fill="EFEFEC"/>
            <w:tcMar>
              <w:top w:w="60" w:type="dxa"/>
              <w:left w:w="150" w:type="dxa"/>
              <w:bottom w:w="60" w:type="dxa"/>
              <w:right w:w="150" w:type="dxa"/>
            </w:tcMar>
          </w:tcPr>
          <w:p w14:paraId="4D464584" w14:textId="7E3055B7" w:rsidR="000C2CF4" w:rsidRPr="000C2CF4" w:rsidRDefault="000C2CF4" w:rsidP="00231B22">
            <w:pPr>
              <w:rPr>
                <w:b/>
                <w:bCs/>
                <w:sz w:val="21"/>
                <w:szCs w:val="21"/>
                <w:lang w:val="en-ID" w:eastAsia="en-ID"/>
              </w:rPr>
            </w:pPr>
            <w:r>
              <w:rPr>
                <w:b/>
                <w:bCs/>
                <w:sz w:val="21"/>
                <w:szCs w:val="21"/>
                <w:lang w:val="en-ID" w:eastAsia="en-ID"/>
              </w:rPr>
              <w:t>Tahap 4 - Teknis Pengumpulan Data</w:t>
            </w:r>
          </w:p>
        </w:tc>
      </w:tr>
      <w:tr w:rsidR="00782535" w:rsidRPr="004C2EF9" w14:paraId="0E46D83B" w14:textId="77777777" w:rsidTr="00330080">
        <w:tc>
          <w:tcPr>
            <w:tcW w:w="9093" w:type="dxa"/>
            <w:gridSpan w:val="4"/>
            <w:tcBorders>
              <w:top w:val="single" w:sz="4" w:space="0" w:color="D8D8D3"/>
              <w:left w:val="single" w:sz="4" w:space="0" w:color="D8D8D3"/>
              <w:bottom w:val="single" w:sz="4" w:space="0" w:color="D8D8D3"/>
              <w:right w:val="single" w:sz="4" w:space="0" w:color="D8D8D3"/>
            </w:tcBorders>
            <w:shd w:val="clear" w:color="auto" w:fill="EFEFEC"/>
            <w:tcMar>
              <w:top w:w="60" w:type="dxa"/>
              <w:left w:w="150" w:type="dxa"/>
              <w:bottom w:w="60" w:type="dxa"/>
              <w:right w:w="150" w:type="dxa"/>
            </w:tcMar>
          </w:tcPr>
          <w:p w14:paraId="6CCCF7AF" w14:textId="174E4F3B" w:rsidR="004C2EF9" w:rsidRPr="004C2EF9" w:rsidRDefault="004C2EF9" w:rsidP="00231B22">
            <w:pPr>
              <w:rPr>
                <w:sz w:val="20"/>
                <w:szCs w:val="20"/>
                <w:lang w:val="en-ID" w:eastAsia="en-ID"/>
              </w:rPr>
            </w:pPr>
            <w:r>
              <w:rPr>
                <w:i/>
                <w:iCs/>
                <w:sz w:val="18"/>
                <w:szCs w:val="18"/>
                <w:lang w:val="en-ID" w:eastAsia="en-ID"/>
              </w:rPr>
              <w:t>Lima kelompok stakeholder (n = 50: 47 responden survei + 3 informan ahli) — purposive &amp; snowball sampling</w:t>
            </w:r>
          </w:p>
        </w:tc>
      </w:tr>
      <w:tr w:rsidR="00782535" w:rsidRPr="004C2EF9" w14:paraId="198AB712" w14:textId="77777777" w:rsidTr="00871B15">
        <w:tc>
          <w:tcPr>
            <w:tcW w:w="3000" w:type="dxa"/>
            <w:tcBorders>
              <w:top w:val="single" w:sz="4" w:space="0" w:color="A9D3EF"/>
              <w:left w:val="single" w:sz="4" w:space="0" w:color="A9D3EF"/>
              <w:bottom w:val="single" w:sz="4" w:space="0" w:color="auto"/>
              <w:right w:val="single" w:sz="4" w:space="0" w:color="A9D3EF"/>
            </w:tcBorders>
            <w:shd w:val="clear" w:color="auto" w:fill="DCEEFB"/>
            <w:tcMar>
              <w:top w:w="100" w:type="dxa"/>
              <w:left w:w="150" w:type="dxa"/>
              <w:bottom w:w="100" w:type="dxa"/>
              <w:right w:w="150" w:type="dxa"/>
            </w:tcMar>
            <w:vAlign w:val="center"/>
          </w:tcPr>
          <w:p w14:paraId="4EE21963" w14:textId="77777777" w:rsidR="004C2EF9" w:rsidRPr="004C2EF9" w:rsidRDefault="004C2EF9" w:rsidP="00231B22">
            <w:pPr>
              <w:jc w:val="center"/>
              <w:rPr>
                <w:sz w:val="20"/>
                <w:szCs w:val="20"/>
                <w:lang w:val="en-ID" w:eastAsia="en-ID"/>
              </w:rPr>
            </w:pPr>
            <w:r>
              <w:rPr>
                <w:b/>
                <w:bCs/>
                <w:sz w:val="21"/>
                <w:szCs w:val="21"/>
                <w:lang w:val="en-ID" w:eastAsia="en-ID"/>
              </w:rPr>
              <w:t>Survei Kuesioner</w:t>
            </w:r>
          </w:p>
          <w:p w14:paraId="52F4CF85" w14:textId="4C2DEC10" w:rsidR="004C2EF9" w:rsidRPr="004C2EF9" w:rsidRDefault="004C2EF9" w:rsidP="00231B22">
            <w:pPr>
              <w:jc w:val="center"/>
              <w:rPr>
                <w:sz w:val="20"/>
                <w:szCs w:val="20"/>
                <w:lang w:val="en-ID" w:eastAsia="en-ID"/>
              </w:rPr>
            </w:pPr>
            <w:r>
              <w:rPr>
                <w:sz w:val="17"/>
                <w:szCs w:val="17"/>
                <w:lang w:val="en-ID" w:eastAsia="en-ID"/>
              </w:rPr>
              <w:t>Skala Likert 5 tingkat</w:t>
            </w:r>
          </w:p>
          <w:p w14:paraId="14C9F204" w14:textId="77777777" w:rsidR="004C2EF9" w:rsidRPr="004C2EF9" w:rsidRDefault="004C2EF9" w:rsidP="00231B22">
            <w:pPr>
              <w:jc w:val="center"/>
              <w:rPr>
                <w:sz w:val="20"/>
                <w:szCs w:val="20"/>
                <w:lang w:val="en-ID" w:eastAsia="en-ID"/>
              </w:rPr>
            </w:pPr>
            <w:r>
              <w:rPr>
                <w:sz w:val="17"/>
                <w:szCs w:val="17"/>
                <w:lang w:val="en-ID" w:eastAsia="en-ID"/>
              </w:rPr>
              <w:t>Data kuantitatif (n = 47)</w:t>
            </w:r>
          </w:p>
        </w:tc>
        <w:tc>
          <w:tcPr>
            <w:tcW w:w="3091" w:type="dxa"/>
            <w:gridSpan w:val="2"/>
            <w:tcBorders>
              <w:top w:val="single" w:sz="4" w:space="0" w:color="A9D3EF"/>
              <w:left w:val="single" w:sz="4" w:space="0" w:color="A9D3EF"/>
              <w:bottom w:val="single" w:sz="4" w:space="0" w:color="auto"/>
              <w:right w:val="single" w:sz="4" w:space="0" w:color="A9D3EF"/>
            </w:tcBorders>
            <w:shd w:val="clear" w:color="auto" w:fill="DCEEFB"/>
            <w:tcMar>
              <w:top w:w="100" w:type="dxa"/>
              <w:left w:w="150" w:type="dxa"/>
              <w:bottom w:w="100" w:type="dxa"/>
              <w:right w:w="150" w:type="dxa"/>
            </w:tcMar>
            <w:vAlign w:val="center"/>
          </w:tcPr>
          <w:p w14:paraId="22564EFC" w14:textId="77777777" w:rsidR="004C2EF9" w:rsidRPr="004C2EF9" w:rsidRDefault="004C2EF9" w:rsidP="00231B22">
            <w:pPr>
              <w:jc w:val="center"/>
              <w:rPr>
                <w:sz w:val="20"/>
                <w:szCs w:val="20"/>
                <w:lang w:val="en-ID" w:eastAsia="en-ID"/>
              </w:rPr>
            </w:pPr>
            <w:r>
              <w:rPr>
                <w:b/>
                <w:bCs/>
                <w:sz w:val="21"/>
                <w:szCs w:val="21"/>
                <w:lang w:val="en-ID" w:eastAsia="en-ID"/>
              </w:rPr>
              <w:t>Wawancara Mendalam</w:t>
            </w:r>
          </w:p>
          <w:p w14:paraId="6420D09E" w14:textId="77777777" w:rsidR="004C2EF9" w:rsidRPr="004C2EF9" w:rsidRDefault="004C2EF9" w:rsidP="00231B22">
            <w:pPr>
              <w:jc w:val="center"/>
              <w:rPr>
                <w:sz w:val="20"/>
                <w:szCs w:val="20"/>
                <w:lang w:val="en-ID" w:eastAsia="en-ID"/>
              </w:rPr>
            </w:pPr>
            <w:r>
              <w:rPr>
                <w:sz w:val="17"/>
                <w:szCs w:val="17"/>
                <w:lang w:val="en-ID" w:eastAsia="en-ID"/>
              </w:rPr>
              <w:t>Semi-terstruktur</w:t>
            </w:r>
          </w:p>
          <w:p w14:paraId="59F02AA5" w14:textId="28ABDBBA" w:rsidR="004C2EF9" w:rsidRPr="004C2EF9" w:rsidRDefault="00AF35B2" w:rsidP="00231B22">
            <w:pPr>
              <w:jc w:val="center"/>
              <w:rPr>
                <w:sz w:val="20"/>
                <w:szCs w:val="20"/>
                <w:lang w:val="en-ID" w:eastAsia="en-ID"/>
              </w:rPr>
            </w:pPr>
            <w:r>
              <w:rPr>
                <w:sz w:val="17"/>
                <w:szCs w:val="17"/>
                <w:lang w:val="en-ID" w:eastAsia="en-ID"/>
              </w:rPr>
              <w:t>3 informan ahli akademisi/organisasi nelayan</w:t>
            </w:r>
          </w:p>
        </w:tc>
        <w:tc>
          <w:tcPr>
            <w:tcW w:w="3002" w:type="dxa"/>
            <w:tcBorders>
              <w:top w:val="single" w:sz="4" w:space="0" w:color="A9D3EF"/>
              <w:left w:val="single" w:sz="4" w:space="0" w:color="A9D3EF"/>
              <w:bottom w:val="single" w:sz="4" w:space="0" w:color="auto"/>
              <w:right w:val="single" w:sz="4" w:space="0" w:color="A9D3EF"/>
            </w:tcBorders>
            <w:shd w:val="clear" w:color="auto" w:fill="DCEEFB"/>
            <w:tcMar>
              <w:top w:w="100" w:type="dxa"/>
              <w:left w:w="150" w:type="dxa"/>
              <w:bottom w:w="100" w:type="dxa"/>
              <w:right w:w="150" w:type="dxa"/>
            </w:tcMar>
            <w:vAlign w:val="center"/>
          </w:tcPr>
          <w:p w14:paraId="6DA0CF56" w14:textId="77777777" w:rsidR="004C2EF9" w:rsidRPr="004C2EF9" w:rsidRDefault="004C2EF9" w:rsidP="00231B22">
            <w:pPr>
              <w:jc w:val="center"/>
              <w:rPr>
                <w:sz w:val="20"/>
                <w:szCs w:val="20"/>
                <w:lang w:val="en-ID" w:eastAsia="en-ID"/>
              </w:rPr>
            </w:pPr>
            <w:r>
              <w:rPr>
                <w:b/>
                <w:bCs/>
                <w:sz w:val="21"/>
                <w:szCs w:val="21"/>
                <w:lang w:val="en-ID" w:eastAsia="en-ID"/>
              </w:rPr>
              <w:t>FGD</w:t>
            </w:r>
          </w:p>
          <w:p w14:paraId="4D3EF673" w14:textId="462D2748" w:rsidR="004C2EF9" w:rsidRPr="004C2EF9" w:rsidRDefault="003402CE" w:rsidP="00231B22">
            <w:pPr>
              <w:jc w:val="center"/>
              <w:rPr>
                <w:sz w:val="20"/>
                <w:szCs w:val="20"/>
                <w:lang w:val="en-ID" w:eastAsia="en-ID"/>
              </w:rPr>
            </w:pPr>
            <w:r>
              <w:rPr>
                <w:sz w:val="17"/>
                <w:szCs w:val="17"/>
                <w:lang w:val="en-ID" w:eastAsia="en-ID"/>
              </w:rPr>
              <w:t>1 kali, 10 peserta</w:t>
            </w:r>
          </w:p>
          <w:p w14:paraId="03817C50" w14:textId="36477789" w:rsidR="004C2EF9" w:rsidRPr="004C2EF9" w:rsidRDefault="004C2EF9" w:rsidP="00231B22">
            <w:pPr>
              <w:jc w:val="center"/>
              <w:rPr>
                <w:sz w:val="20"/>
                <w:szCs w:val="20"/>
                <w:lang w:val="en-ID" w:eastAsia="en-ID"/>
              </w:rPr>
            </w:pPr>
            <w:r>
              <w:rPr>
                <w:sz w:val="17"/>
                <w:szCs w:val="17"/>
                <w:lang w:val="en-ID" w:eastAsia="en-ID"/>
              </w:rPr>
              <w:t xml:space="preserve">Verifikasi &amp; dialog lintas </w:t>
            </w:r>
            <w:r>
              <w:rPr>
                <w:i/>
                <w:sz w:val="17"/>
                <w:szCs w:val="17"/>
                <w:lang w:val="en-ID" w:eastAsia="en-ID"/>
              </w:rPr>
              <w:t>stakeholder</w:t>
            </w:r>
          </w:p>
        </w:tc>
      </w:tr>
      <w:tr w:rsidR="00782535" w:rsidRPr="00136C2B" w14:paraId="3BD64535" w14:textId="77777777" w:rsidTr="007B1C91">
        <w:tc>
          <w:tcPr>
            <w:tcW w:w="9093" w:type="dxa"/>
            <w:gridSpan w:val="4"/>
            <w:tcBorders>
              <w:left w:val="nil"/>
              <w:right w:val="nil"/>
            </w:tcBorders>
          </w:tcPr>
          <w:p w14:paraId="799DF53E" w14:textId="77777777" w:rsidR="004C2EF9" w:rsidRPr="00136C2B" w:rsidRDefault="004C2EF9" w:rsidP="00231B22">
            <w:pPr>
              <w:jc w:val="center"/>
              <w:rPr>
                <w:sz w:val="20"/>
                <w:szCs w:val="20"/>
                <w:lang w:val="en-ID" w:eastAsia="en-ID"/>
              </w:rPr>
            </w:pPr>
            <w:r>
              <w:rPr>
                <w:sz w:val="26"/>
                <w:szCs w:val="26"/>
                <w:lang w:val="en-ID" w:eastAsia="en-ID"/>
              </w:rPr>
              <w:t>↓</w:t>
            </w:r>
          </w:p>
        </w:tc>
      </w:tr>
      <w:tr w:rsidR="000C2CF4" w:rsidRPr="004C2EF9" w14:paraId="2316D173" w14:textId="77777777" w:rsidTr="00330080">
        <w:tc>
          <w:tcPr>
            <w:tcW w:w="9093" w:type="dxa"/>
            <w:gridSpan w:val="4"/>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481685C6" w14:textId="1172C1AC" w:rsidR="000C2CF4" w:rsidRPr="004C2EF9" w:rsidRDefault="000C2CF4" w:rsidP="00231B22">
            <w:pPr>
              <w:rPr>
                <w:b/>
                <w:bCs/>
                <w:sz w:val="21"/>
                <w:szCs w:val="21"/>
                <w:lang w:val="en-ID" w:eastAsia="en-ID"/>
              </w:rPr>
            </w:pPr>
            <w:r>
              <w:rPr>
                <w:b/>
                <w:bCs/>
                <w:sz w:val="21"/>
                <w:szCs w:val="21"/>
                <w:lang w:val="en-ID" w:eastAsia="en-ID"/>
              </w:rPr>
              <w:t>Tahap 5 - Teknis Analisis Data</w:t>
            </w:r>
          </w:p>
        </w:tc>
      </w:tr>
      <w:tr w:rsidR="00782535" w:rsidRPr="004C2EF9" w14:paraId="6B66A8AA" w14:textId="77777777" w:rsidTr="00871B15">
        <w:tc>
          <w:tcPr>
            <w:tcW w:w="3000"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tcPr>
          <w:p w14:paraId="2629DB7F" w14:textId="77777777" w:rsidR="004C2EF9" w:rsidRPr="004C2EF9" w:rsidRDefault="004C2EF9" w:rsidP="00231B22">
            <w:pPr>
              <w:jc w:val="center"/>
              <w:rPr>
                <w:sz w:val="20"/>
                <w:szCs w:val="20"/>
                <w:lang w:val="en-ID" w:eastAsia="en-ID"/>
              </w:rPr>
            </w:pPr>
            <w:r>
              <w:rPr>
                <w:b/>
                <w:bCs/>
                <w:sz w:val="21"/>
                <w:szCs w:val="21"/>
                <w:lang w:val="en-ID" w:eastAsia="en-ID"/>
              </w:rPr>
              <w:t>Analisis Statistik Deskriptif &amp; Inferensial</w:t>
            </w:r>
          </w:p>
          <w:p w14:paraId="2ED6576D" w14:textId="77777777" w:rsidR="004C2EF9" w:rsidRPr="004C2EF9" w:rsidRDefault="004C2EF9" w:rsidP="00231B22">
            <w:pPr>
              <w:jc w:val="center"/>
              <w:rPr>
                <w:sz w:val="20"/>
                <w:szCs w:val="20"/>
                <w:lang w:val="en-ID" w:eastAsia="en-ID"/>
              </w:rPr>
            </w:pPr>
            <w:r>
              <w:rPr>
                <w:sz w:val="17"/>
                <w:szCs w:val="17"/>
                <w:lang w:val="en-ID" w:eastAsia="en-ID"/>
              </w:rPr>
              <w:t>Mean, frekuensi, standar deviasi</w:t>
            </w:r>
          </w:p>
          <w:p w14:paraId="478F7B28" w14:textId="16DCB8D8" w:rsidR="00D7645C" w:rsidRDefault="004C2EF9" w:rsidP="00231B22">
            <w:pPr>
              <w:pStyle w:val="ListParagraph"/>
              <w:numPr>
                <w:ilvl w:val="0"/>
                <w:numId w:val="22"/>
              </w:numPr>
              <w:ind w:left="266" w:hanging="219"/>
              <w:rPr>
                <w:b/>
                <w:bCs/>
                <w:sz w:val="17"/>
                <w:szCs w:val="17"/>
                <w:lang w:val="en-ID" w:eastAsia="en-ID"/>
              </w:rPr>
            </w:pPr>
            <w:r>
              <w:rPr>
                <w:b/>
                <w:bCs/>
                <w:sz w:val="17"/>
                <w:szCs w:val="17"/>
                <w:lang w:val="en-ID" w:eastAsia="en-ID"/>
              </w:rPr>
              <w:t>Kruskal-Wallis (H</w:t>
            </w:r>
            <w:r>
              <w:rPr>
                <w:b/>
                <w:bCs/>
                <w:sz w:val="17"/>
                <w:szCs w:val="17"/>
                <w:vertAlign w:val="subscript"/>
                <w:lang w:val="en-ID" w:eastAsia="en-ID"/>
              </w:rPr>
              <w:t>1</w:t>
            </w:r>
            <w:r>
              <w:rPr>
                <w:b/>
                <w:bCs/>
                <w:sz w:val="17"/>
                <w:szCs w:val="17"/>
                <w:lang w:val="en-ID" w:eastAsia="en-ID"/>
              </w:rPr>
              <w:t xml:space="preserve">, </w:t>
            </w:r>
            <w:r>
              <w:rPr>
                <w:b/>
                <w:bCs/>
                <w:sz w:val="17"/>
                <w:szCs w:val="17"/>
              </w:rPr>
              <w:t>inferensial</w:t>
            </w:r>
            <w:r>
              <w:rPr>
                <w:b/>
                <w:bCs/>
                <w:sz w:val="17"/>
                <w:szCs w:val="17"/>
                <w:lang w:val="en-ID" w:eastAsia="en-ID"/>
              </w:rPr>
              <w:t xml:space="preserve">) </w:t>
            </w:r>
          </w:p>
          <w:p w14:paraId="63B36649" w14:textId="3AE0DE7E" w:rsidR="00D7645C" w:rsidRPr="00D7645C" w:rsidRDefault="004C2EF9" w:rsidP="00231B22">
            <w:pPr>
              <w:pStyle w:val="ListParagraph"/>
              <w:numPr>
                <w:ilvl w:val="0"/>
                <w:numId w:val="22"/>
              </w:numPr>
              <w:ind w:left="266" w:hanging="219"/>
              <w:rPr>
                <w:b/>
                <w:bCs/>
                <w:sz w:val="17"/>
                <w:szCs w:val="17"/>
                <w:lang w:val="en-ID" w:eastAsia="en-ID"/>
              </w:rPr>
            </w:pPr>
            <w:r>
              <w:rPr>
                <w:b/>
                <w:bCs/>
                <w:sz w:val="17"/>
                <w:szCs w:val="17"/>
                <w:lang w:val="en-ID" w:eastAsia="en-ID"/>
              </w:rPr>
              <w:t>Friedman (H</w:t>
            </w:r>
            <w:r>
              <w:rPr>
                <w:b/>
                <w:bCs/>
                <w:sz w:val="17"/>
                <w:szCs w:val="17"/>
                <w:vertAlign w:val="subscript"/>
                <w:lang w:val="en-ID" w:eastAsia="en-ID"/>
              </w:rPr>
              <w:t>2</w:t>
            </w:r>
            <w:r>
              <w:rPr>
                <w:b/>
                <w:bCs/>
                <w:sz w:val="17"/>
                <w:szCs w:val="17"/>
                <w:lang w:val="en-ID" w:eastAsia="en-ID"/>
              </w:rPr>
              <w:t xml:space="preserve">, inferensial) </w:t>
            </w:r>
          </w:p>
          <w:p w14:paraId="6FE4C497" w14:textId="4BE7AB7B" w:rsidR="004C2EF9" w:rsidRPr="00D7645C" w:rsidRDefault="004C2EF9" w:rsidP="00231B22">
            <w:pPr>
              <w:pStyle w:val="ListParagraph"/>
              <w:numPr>
                <w:ilvl w:val="0"/>
                <w:numId w:val="22"/>
              </w:numPr>
              <w:ind w:left="266" w:hanging="219"/>
              <w:rPr>
                <w:sz w:val="20"/>
                <w:szCs w:val="20"/>
                <w:lang w:val="en-ID" w:eastAsia="en-ID"/>
              </w:rPr>
            </w:pPr>
            <w:r>
              <w:rPr>
                <w:b/>
                <w:bCs/>
                <w:sz w:val="17"/>
                <w:szCs w:val="17"/>
                <w:lang w:val="en-ID" w:eastAsia="en-ID"/>
              </w:rPr>
              <w:t>Rank Spearman (H</w:t>
            </w:r>
            <w:r>
              <w:rPr>
                <w:b/>
                <w:bCs/>
                <w:sz w:val="17"/>
                <w:szCs w:val="17"/>
                <w:vertAlign w:val="subscript"/>
                <w:lang w:val="en-ID" w:eastAsia="en-ID"/>
              </w:rPr>
              <w:t>3</w:t>
            </w:r>
            <w:r>
              <w:rPr>
                <w:b/>
                <w:bCs/>
                <w:sz w:val="17"/>
                <w:szCs w:val="17"/>
                <w:lang w:val="en-ID" w:eastAsia="en-ID"/>
              </w:rPr>
              <w:t xml:space="preserve">, </w:t>
            </w:r>
            <w:r>
              <w:rPr>
                <w:b/>
                <w:bCs/>
                <w:sz w:val="17"/>
                <w:szCs w:val="17"/>
              </w:rPr>
              <w:t>inferensial</w:t>
            </w:r>
            <w:r>
              <w:rPr>
                <w:b/>
                <w:bCs/>
                <w:sz w:val="17"/>
                <w:szCs w:val="17"/>
                <w:lang w:val="en-ID" w:eastAsia="en-ID"/>
              </w:rPr>
              <w:t>)</w:t>
            </w:r>
          </w:p>
        </w:tc>
        <w:tc>
          <w:tcPr>
            <w:tcW w:w="3091" w:type="dxa"/>
            <w:gridSpan w:val="2"/>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tcPr>
          <w:p w14:paraId="3656C673" w14:textId="77777777" w:rsidR="004C2EF9" w:rsidRPr="004C2EF9" w:rsidRDefault="004C2EF9" w:rsidP="00231B22">
            <w:pPr>
              <w:jc w:val="center"/>
              <w:rPr>
                <w:sz w:val="20"/>
                <w:szCs w:val="20"/>
                <w:lang w:val="en-ID" w:eastAsia="en-ID"/>
              </w:rPr>
            </w:pPr>
            <w:r>
              <w:rPr>
                <w:b/>
                <w:bCs/>
                <w:sz w:val="21"/>
                <w:szCs w:val="21"/>
                <w:lang w:val="en-ID" w:eastAsia="en-ID"/>
              </w:rPr>
              <w:t>Analisis Konten Tematik</w:t>
            </w:r>
          </w:p>
          <w:p w14:paraId="3A07EB57" w14:textId="77777777" w:rsidR="004C2EF9" w:rsidRPr="009A2F3D" w:rsidRDefault="004C2EF9" w:rsidP="00231B22">
            <w:pPr>
              <w:pStyle w:val="ListParagraph"/>
              <w:numPr>
                <w:ilvl w:val="0"/>
                <w:numId w:val="24"/>
              </w:numPr>
              <w:ind w:left="242" w:hanging="166"/>
              <w:rPr>
                <w:sz w:val="20"/>
                <w:szCs w:val="20"/>
                <w:lang w:val="en-ID" w:eastAsia="en-ID"/>
              </w:rPr>
            </w:pPr>
            <w:r>
              <w:rPr>
                <w:sz w:val="17"/>
                <w:szCs w:val="17"/>
                <w:lang w:val="en-ID" w:eastAsia="en-ID"/>
              </w:rPr>
              <w:t>Reduksi · Penyajian · Verifikasi</w:t>
            </w:r>
          </w:p>
          <w:p w14:paraId="5CDC3FF8" w14:textId="2A1639D9" w:rsidR="004C2EF9" w:rsidRPr="009A2F3D" w:rsidRDefault="009A2F3D" w:rsidP="00231B22">
            <w:pPr>
              <w:rPr>
                <w:sz w:val="20"/>
                <w:szCs w:val="20"/>
                <w:lang w:val="en-ID" w:eastAsia="en-ID"/>
              </w:rPr>
            </w:pPr>
            <w:r>
              <w:rPr>
                <w:sz w:val="17"/>
                <w:szCs w:val="17"/>
                <w:lang w:val="en-ID" w:eastAsia="en-ID"/>
              </w:rPr>
              <w:t xml:space="preserve">      Miles </w:t>
            </w:r>
            <w:r>
              <w:rPr>
                <w:i/>
                <w:sz w:val="17"/>
                <w:szCs w:val="17"/>
                <w:lang w:val="en-ID" w:eastAsia="en-ID"/>
              </w:rPr>
              <w:t>et al.</w:t>
            </w:r>
            <w:r>
              <w:rPr>
                <w:sz w:val="17"/>
                <w:szCs w:val="17"/>
                <w:lang w:val="en-ID" w:eastAsia="en-ID"/>
              </w:rPr>
              <w:t xml:space="preserve"> (2014)</w:t>
            </w:r>
          </w:p>
        </w:tc>
        <w:tc>
          <w:tcPr>
            <w:tcW w:w="3002"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tcPr>
          <w:p w14:paraId="088F055B" w14:textId="77777777" w:rsidR="004C2EF9" w:rsidRPr="004C2EF9" w:rsidRDefault="004C2EF9" w:rsidP="00231B22">
            <w:pPr>
              <w:jc w:val="center"/>
              <w:rPr>
                <w:sz w:val="20"/>
                <w:szCs w:val="20"/>
                <w:lang w:val="en-ID" w:eastAsia="en-ID"/>
              </w:rPr>
            </w:pPr>
            <w:r>
              <w:rPr>
                <w:b/>
                <w:bCs/>
                <w:sz w:val="21"/>
                <w:szCs w:val="21"/>
                <w:lang w:val="en-ID" w:eastAsia="en-ID"/>
              </w:rPr>
              <w:t>Analisis Stakeholder</w:t>
            </w:r>
          </w:p>
          <w:p w14:paraId="71CD3BFD" w14:textId="77777777" w:rsidR="004C2EF9" w:rsidRPr="009A2F3D" w:rsidRDefault="004C2EF9" w:rsidP="00231B22">
            <w:pPr>
              <w:pStyle w:val="ListParagraph"/>
              <w:numPr>
                <w:ilvl w:val="0"/>
                <w:numId w:val="23"/>
              </w:numPr>
              <w:ind w:left="219" w:hanging="143"/>
              <w:rPr>
                <w:sz w:val="20"/>
                <w:szCs w:val="20"/>
                <w:lang w:val="en-ID" w:eastAsia="en-ID"/>
              </w:rPr>
            </w:pPr>
            <w:r>
              <w:rPr>
                <w:sz w:val="17"/>
                <w:szCs w:val="17"/>
                <w:lang w:val="en-ID" w:eastAsia="en-ID"/>
              </w:rPr>
              <w:t>Matriks kepentingan-pengaruh</w:t>
            </w:r>
          </w:p>
          <w:p w14:paraId="69834122" w14:textId="2F883164" w:rsidR="004C2EF9" w:rsidRPr="009A2F3D" w:rsidRDefault="004C2EF9" w:rsidP="00231B22">
            <w:pPr>
              <w:pStyle w:val="ListParagraph"/>
              <w:numPr>
                <w:ilvl w:val="0"/>
                <w:numId w:val="23"/>
              </w:numPr>
              <w:ind w:left="219" w:hanging="143"/>
              <w:rPr>
                <w:sz w:val="20"/>
                <w:szCs w:val="20"/>
                <w:lang w:val="en-ID" w:eastAsia="en-ID"/>
              </w:rPr>
            </w:pPr>
            <w:r>
              <w:rPr>
                <w:sz w:val="17"/>
                <w:szCs w:val="17"/>
                <w:lang w:val="en-ID" w:eastAsia="en-ID"/>
              </w:rPr>
              <w:t xml:space="preserve">Players - Subjects - Context setters - Crowd (Kismartini </w:t>
            </w:r>
            <w:r>
              <w:rPr>
                <w:i/>
                <w:sz w:val="17"/>
                <w:szCs w:val="17"/>
                <w:lang w:val="en-ID" w:eastAsia="en-ID"/>
              </w:rPr>
              <w:t>et al.</w:t>
            </w:r>
            <w:r>
              <w:rPr>
                <w:sz w:val="17"/>
                <w:szCs w:val="17"/>
                <w:lang w:val="en-ID" w:eastAsia="en-ID"/>
              </w:rPr>
              <w:t>, 2023)</w:t>
            </w:r>
          </w:p>
        </w:tc>
      </w:tr>
      <w:tr w:rsidR="00EF0D46" w:rsidRPr="004C2EF9" w14:paraId="02A83B19" w14:textId="77777777" w:rsidTr="007B1C91">
        <w:tc>
          <w:tcPr>
            <w:tcW w:w="9093" w:type="dxa"/>
            <w:gridSpan w:val="4"/>
            <w:tcBorders>
              <w:top w:val="single" w:sz="4" w:space="0" w:color="A9CE8F"/>
              <w:left w:val="single" w:sz="4" w:space="0" w:color="A9CE8F"/>
              <w:bottom w:val="single" w:sz="4" w:space="0" w:color="auto"/>
              <w:right w:val="single" w:sz="4" w:space="0" w:color="A9CE8F"/>
            </w:tcBorders>
            <w:shd w:val="clear" w:color="auto" w:fill="E2F0D9"/>
            <w:tcMar>
              <w:top w:w="100" w:type="dxa"/>
              <w:left w:w="150" w:type="dxa"/>
              <w:bottom w:w="100" w:type="dxa"/>
              <w:right w:w="150" w:type="dxa"/>
            </w:tcMar>
            <w:vAlign w:val="center"/>
          </w:tcPr>
          <w:p w14:paraId="4E73F6CF" w14:textId="77777777" w:rsidR="00EF0D46" w:rsidRPr="004C2EF9" w:rsidRDefault="00EF0D46" w:rsidP="00231B22">
            <w:pPr>
              <w:jc w:val="center"/>
              <w:rPr>
                <w:sz w:val="20"/>
                <w:szCs w:val="20"/>
                <w:lang w:val="en-ID" w:eastAsia="en-ID"/>
              </w:rPr>
            </w:pPr>
            <w:r>
              <w:rPr>
                <w:b/>
                <w:bCs/>
                <w:sz w:val="21"/>
                <w:szCs w:val="21"/>
                <w:lang w:val="en-ID" w:eastAsia="en-ID"/>
              </w:rPr>
              <w:t>Triangulasi Data</w:t>
            </w:r>
          </w:p>
          <w:p w14:paraId="7274B748" w14:textId="54C3DF67" w:rsidR="00EF0D46" w:rsidRPr="004C2EF9" w:rsidRDefault="00EF0D46" w:rsidP="00231B22">
            <w:pPr>
              <w:jc w:val="center"/>
              <w:rPr>
                <w:sz w:val="20"/>
                <w:szCs w:val="20"/>
                <w:lang w:val="en-ID" w:eastAsia="en-ID"/>
              </w:rPr>
            </w:pPr>
            <w:r>
              <w:rPr>
                <w:sz w:val="17"/>
                <w:szCs w:val="17"/>
                <w:lang w:val="en-ID" w:eastAsia="en-ID"/>
              </w:rPr>
              <w:t>Sumber · Metode · Creswell &amp; Plano Clark (2018)</w:t>
            </w:r>
          </w:p>
        </w:tc>
      </w:tr>
      <w:tr w:rsidR="00782535" w:rsidRPr="004C2EF9" w14:paraId="2F2302D5" w14:textId="77777777" w:rsidTr="007B1C91">
        <w:tc>
          <w:tcPr>
            <w:tcW w:w="9093" w:type="dxa"/>
            <w:gridSpan w:val="4"/>
            <w:tcBorders>
              <w:left w:val="nil"/>
              <w:right w:val="nil"/>
            </w:tcBorders>
          </w:tcPr>
          <w:p w14:paraId="0AEFDDF7" w14:textId="77777777" w:rsidR="004C2EF9" w:rsidRPr="004C2EF9" w:rsidRDefault="004C2EF9" w:rsidP="00231B22">
            <w:pPr>
              <w:jc w:val="center"/>
              <w:rPr>
                <w:sz w:val="20"/>
                <w:szCs w:val="20"/>
                <w:lang w:val="en-ID" w:eastAsia="en-ID"/>
              </w:rPr>
            </w:pPr>
            <w:r>
              <w:rPr>
                <w:sz w:val="26"/>
                <w:szCs w:val="26"/>
                <w:lang w:val="en-ID" w:eastAsia="en-ID"/>
              </w:rPr>
              <w:t>↓</w:t>
            </w:r>
          </w:p>
        </w:tc>
      </w:tr>
      <w:tr w:rsidR="000D148C" w:rsidRPr="000D148C" w14:paraId="59D10B6F" w14:textId="77777777" w:rsidTr="00330080">
        <w:tc>
          <w:tcPr>
            <w:tcW w:w="9093" w:type="dxa"/>
            <w:gridSpan w:val="4"/>
            <w:tcBorders>
              <w:top w:val="single" w:sz="4" w:space="0" w:color="D8D8D3"/>
              <w:left w:val="single" w:sz="4" w:space="0" w:color="D8D8D3"/>
              <w:bottom w:val="single" w:sz="4" w:space="0" w:color="D8D8D3"/>
              <w:right w:val="single" w:sz="4" w:space="0" w:color="D8D8D3"/>
            </w:tcBorders>
            <w:shd w:val="clear" w:color="auto" w:fill="EFEFEC"/>
            <w:tcMar>
              <w:top w:w="60" w:type="dxa"/>
              <w:left w:w="150" w:type="dxa"/>
              <w:bottom w:w="60" w:type="dxa"/>
              <w:right w:w="150" w:type="dxa"/>
            </w:tcMar>
          </w:tcPr>
          <w:p w14:paraId="0F58B980" w14:textId="17483D98" w:rsidR="000D148C" w:rsidRPr="000D148C" w:rsidRDefault="000D148C" w:rsidP="00231B22">
            <w:pPr>
              <w:rPr>
                <w:b/>
                <w:bCs/>
                <w:sz w:val="21"/>
                <w:szCs w:val="21"/>
                <w:lang w:val="en-ID" w:eastAsia="en-ID"/>
              </w:rPr>
            </w:pPr>
            <w:r>
              <w:rPr>
                <w:b/>
                <w:bCs/>
                <w:sz w:val="21"/>
                <w:szCs w:val="21"/>
                <w:lang w:val="en-ID" w:eastAsia="en-ID"/>
              </w:rPr>
              <w:t>Tahap 6 - Output Penelitian</w:t>
            </w:r>
          </w:p>
        </w:tc>
      </w:tr>
      <w:tr w:rsidR="00782535" w:rsidRPr="004C2EF9" w14:paraId="6C176B00" w14:textId="77777777" w:rsidTr="00871B15">
        <w:tc>
          <w:tcPr>
            <w:tcW w:w="3000"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65CC26F3" w14:textId="77777777" w:rsidR="004C2EF9" w:rsidRPr="004C2EF9" w:rsidRDefault="004C2EF9" w:rsidP="00231B22">
            <w:pPr>
              <w:jc w:val="center"/>
              <w:rPr>
                <w:sz w:val="20"/>
                <w:szCs w:val="20"/>
                <w:lang w:val="en-ID" w:eastAsia="en-ID"/>
              </w:rPr>
            </w:pPr>
            <w:r>
              <w:rPr>
                <w:b/>
                <w:bCs/>
                <w:sz w:val="21"/>
                <w:szCs w:val="21"/>
                <w:lang w:val="en-ID" w:eastAsia="en-ID"/>
              </w:rPr>
              <w:t>Peta Persepsi</w:t>
            </w:r>
          </w:p>
          <w:p w14:paraId="63FF205A" w14:textId="146860EF" w:rsidR="004C2EF9" w:rsidRPr="004C2EF9" w:rsidRDefault="00B63692" w:rsidP="00231B22">
            <w:pPr>
              <w:jc w:val="center"/>
              <w:rPr>
                <w:sz w:val="20"/>
                <w:szCs w:val="20"/>
                <w:lang w:val="en-ID" w:eastAsia="en-ID"/>
              </w:rPr>
            </w:pPr>
            <w:r>
              <w:rPr>
                <w:sz w:val="17"/>
                <w:szCs w:val="17"/>
                <w:lang w:val="en-ID" w:eastAsia="en-ID"/>
              </w:rPr>
              <w:t xml:space="preserve">4 dimensi keberlanjutan + tata kelola per kelompok </w:t>
            </w:r>
            <w:r>
              <w:rPr>
                <w:i/>
                <w:sz w:val="17"/>
                <w:szCs w:val="17"/>
                <w:lang w:val="en-ID" w:eastAsia="en-ID"/>
              </w:rPr>
              <w:t>stakeholder</w:t>
            </w:r>
          </w:p>
        </w:tc>
        <w:tc>
          <w:tcPr>
            <w:tcW w:w="3091" w:type="dxa"/>
            <w:gridSpan w:val="2"/>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4D8901FF" w14:textId="77777777" w:rsidR="004C2EF9" w:rsidRPr="004C2EF9" w:rsidRDefault="004C2EF9" w:rsidP="00231B22">
            <w:pPr>
              <w:jc w:val="center"/>
              <w:rPr>
                <w:sz w:val="20"/>
                <w:szCs w:val="20"/>
                <w:lang w:val="en-ID" w:eastAsia="en-ID"/>
              </w:rPr>
            </w:pPr>
            <w:r>
              <w:rPr>
                <w:b/>
                <w:bCs/>
                <w:sz w:val="21"/>
                <w:szCs w:val="21"/>
                <w:lang w:val="en-ID" w:eastAsia="en-ID"/>
              </w:rPr>
              <w:t>Matriks Stakeholder</w:t>
            </w:r>
          </w:p>
          <w:p w14:paraId="1C1E83A8" w14:textId="77777777" w:rsidR="004C2EF9" w:rsidRPr="004C2EF9" w:rsidRDefault="004C2EF9" w:rsidP="00231B22">
            <w:pPr>
              <w:jc w:val="center"/>
              <w:rPr>
                <w:sz w:val="20"/>
                <w:szCs w:val="20"/>
                <w:lang w:val="en-ID" w:eastAsia="en-ID"/>
              </w:rPr>
            </w:pPr>
            <w:r>
              <w:rPr>
                <w:sz w:val="17"/>
                <w:szCs w:val="17"/>
                <w:lang w:val="en-ID" w:eastAsia="en-ID"/>
              </w:rPr>
              <w:t>Players, subjects, context setters, crowd</w:t>
            </w:r>
          </w:p>
        </w:tc>
        <w:tc>
          <w:tcPr>
            <w:tcW w:w="3002" w:type="dxa"/>
            <w:tcBorders>
              <w:top w:val="single" w:sz="4" w:space="0" w:color="A9CE8F"/>
              <w:left w:val="single" w:sz="4" w:space="0" w:color="A9CE8F"/>
              <w:bottom w:val="single" w:sz="4" w:space="0" w:color="A9CE8F"/>
              <w:right w:val="single" w:sz="4" w:space="0" w:color="A9CE8F"/>
            </w:tcBorders>
            <w:shd w:val="clear" w:color="auto" w:fill="E2F0D9"/>
            <w:tcMar>
              <w:top w:w="100" w:type="dxa"/>
              <w:left w:w="150" w:type="dxa"/>
              <w:bottom w:w="100" w:type="dxa"/>
              <w:right w:w="150" w:type="dxa"/>
            </w:tcMar>
            <w:vAlign w:val="center"/>
          </w:tcPr>
          <w:p w14:paraId="59AD8CB6" w14:textId="77777777" w:rsidR="004C2EF9" w:rsidRPr="004C2EF9" w:rsidRDefault="004C2EF9" w:rsidP="00231B22">
            <w:pPr>
              <w:jc w:val="center"/>
              <w:rPr>
                <w:sz w:val="20"/>
                <w:szCs w:val="20"/>
                <w:lang w:val="en-ID" w:eastAsia="en-ID"/>
              </w:rPr>
            </w:pPr>
            <w:r>
              <w:rPr>
                <w:b/>
                <w:bCs/>
                <w:sz w:val="21"/>
                <w:szCs w:val="21"/>
                <w:lang w:val="en-ID" w:eastAsia="en-ID"/>
              </w:rPr>
              <w:t>Identifikasi Faktor</w:t>
            </w:r>
          </w:p>
          <w:p w14:paraId="71FC034C" w14:textId="77777777" w:rsidR="004C2EF9" w:rsidRPr="004C2EF9" w:rsidRDefault="004C2EF9" w:rsidP="00231B22">
            <w:pPr>
              <w:jc w:val="center"/>
              <w:rPr>
                <w:sz w:val="20"/>
                <w:szCs w:val="20"/>
                <w:lang w:val="en-ID" w:eastAsia="en-ID"/>
              </w:rPr>
            </w:pPr>
            <w:r>
              <w:rPr>
                <w:sz w:val="17"/>
                <w:szCs w:val="17"/>
                <w:lang w:val="en-ID" w:eastAsia="en-ID"/>
              </w:rPr>
              <w:t>Pendukung &amp; penghambat keberlanjutan</w:t>
            </w:r>
          </w:p>
        </w:tc>
      </w:tr>
      <w:tr w:rsidR="00782535" w:rsidRPr="004C2EF9" w14:paraId="4DAC9283" w14:textId="77777777" w:rsidTr="007B1C91">
        <w:tc>
          <w:tcPr>
            <w:tcW w:w="4500" w:type="dxa"/>
            <w:gridSpan w:val="2"/>
            <w:tcBorders>
              <w:top w:val="single" w:sz="4" w:space="0" w:color="A9CE8F"/>
              <w:left w:val="single" w:sz="4" w:space="0" w:color="A9CE8F"/>
              <w:bottom w:val="single" w:sz="4" w:space="0" w:color="auto"/>
              <w:right w:val="single" w:sz="4" w:space="0" w:color="A9CE8F"/>
            </w:tcBorders>
            <w:shd w:val="clear" w:color="auto" w:fill="E2F0D9"/>
            <w:tcMar>
              <w:top w:w="100" w:type="dxa"/>
              <w:left w:w="150" w:type="dxa"/>
              <w:bottom w:w="100" w:type="dxa"/>
              <w:right w:w="150" w:type="dxa"/>
            </w:tcMar>
            <w:vAlign w:val="center"/>
          </w:tcPr>
          <w:p w14:paraId="5970CA85" w14:textId="184DE3D1" w:rsidR="004C2EF9" w:rsidRPr="004C2EF9" w:rsidRDefault="004C2EF9" w:rsidP="00231B22">
            <w:pPr>
              <w:jc w:val="center"/>
              <w:rPr>
                <w:sz w:val="20"/>
                <w:szCs w:val="20"/>
                <w:lang w:val="en-ID" w:eastAsia="en-ID"/>
              </w:rPr>
            </w:pPr>
            <w:r>
              <w:rPr>
                <w:b/>
                <w:bCs/>
                <w:sz w:val="17"/>
                <w:szCs w:val="17"/>
                <w:lang w:val="en-ID" w:eastAsia="en-ID"/>
              </w:rPr>
              <w:t>Perbedaan Persepsi (H</w:t>
            </w:r>
            <w:r>
              <w:rPr>
                <w:b/>
                <w:bCs/>
                <w:sz w:val="17"/>
                <w:szCs w:val="17"/>
                <w:vertAlign w:val="subscript"/>
                <w:lang w:val="en-ID" w:eastAsia="en-ID"/>
              </w:rPr>
              <w:t>1</w:t>
            </w:r>
            <w:r>
              <w:rPr>
                <w:b/>
                <w:bCs/>
                <w:sz w:val="17"/>
                <w:szCs w:val="17"/>
                <w:lang w:val="en-ID" w:eastAsia="en-ID"/>
              </w:rPr>
              <w:t>, H</w:t>
            </w:r>
            <w:r>
              <w:rPr>
                <w:b/>
                <w:bCs/>
                <w:sz w:val="17"/>
                <w:szCs w:val="17"/>
                <w:vertAlign w:val="subscript"/>
                <w:lang w:val="en-ID" w:eastAsia="en-ID"/>
              </w:rPr>
              <w:t>2</w:t>
            </w:r>
            <w:r>
              <w:rPr>
                <w:b/>
                <w:bCs/>
                <w:sz w:val="17"/>
                <w:szCs w:val="17"/>
                <w:lang w:val="en-ID" w:eastAsia="en-ID"/>
              </w:rPr>
              <w:t>)</w:t>
            </w:r>
          </w:p>
          <w:p w14:paraId="57164355" w14:textId="64F2A655" w:rsidR="004C2EF9" w:rsidRPr="004C2EF9" w:rsidRDefault="004C2EF9" w:rsidP="00231B22">
            <w:pPr>
              <w:jc w:val="center"/>
              <w:rPr>
                <w:sz w:val="20"/>
                <w:szCs w:val="20"/>
                <w:lang w:val="en-ID" w:eastAsia="en-ID"/>
              </w:rPr>
            </w:pPr>
            <w:r>
              <w:rPr>
                <w:sz w:val="17"/>
                <w:szCs w:val="17"/>
                <w:lang w:val="en-ID" w:eastAsia="en-ID"/>
              </w:rPr>
              <w:t xml:space="preserve">Antar kelompok </w:t>
            </w:r>
            <w:r>
              <w:rPr>
                <w:i/>
                <w:sz w:val="17"/>
                <w:szCs w:val="17"/>
                <w:lang w:val="en-ID" w:eastAsia="en-ID"/>
              </w:rPr>
              <w:t>stakeholder</w:t>
            </w:r>
            <w:r>
              <w:rPr>
                <w:sz w:val="17"/>
                <w:szCs w:val="17"/>
                <w:lang w:val="en-ID" w:eastAsia="en-ID"/>
              </w:rPr>
              <w:t xml:space="preserve"> &amp; antar dimensi keberlanjutan + tata kelola</w:t>
            </w:r>
          </w:p>
        </w:tc>
        <w:tc>
          <w:tcPr>
            <w:tcW w:w="4593" w:type="dxa"/>
            <w:gridSpan w:val="2"/>
            <w:tcBorders>
              <w:top w:val="single" w:sz="4" w:space="0" w:color="A9CE8F"/>
              <w:left w:val="single" w:sz="4" w:space="0" w:color="A9CE8F"/>
              <w:bottom w:val="single" w:sz="4" w:space="0" w:color="auto"/>
              <w:right w:val="single" w:sz="4" w:space="0" w:color="A9CE8F"/>
            </w:tcBorders>
            <w:shd w:val="clear" w:color="auto" w:fill="E2F0D9"/>
            <w:tcMar>
              <w:top w:w="100" w:type="dxa"/>
              <w:left w:w="150" w:type="dxa"/>
              <w:bottom w:w="100" w:type="dxa"/>
              <w:right w:w="150" w:type="dxa"/>
            </w:tcMar>
            <w:vAlign w:val="center"/>
          </w:tcPr>
          <w:p w14:paraId="0C21E6C1" w14:textId="5323FC66" w:rsidR="004C2EF9" w:rsidRPr="004C2EF9" w:rsidRDefault="00EF13F0" w:rsidP="00231B22">
            <w:pPr>
              <w:jc w:val="center"/>
              <w:rPr>
                <w:sz w:val="20"/>
                <w:szCs w:val="20"/>
                <w:lang w:val="en-ID" w:eastAsia="en-ID"/>
              </w:rPr>
            </w:pPr>
            <w:r>
              <w:rPr>
                <w:b/>
                <w:bCs/>
                <w:sz w:val="17"/>
                <w:szCs w:val="17"/>
                <w:lang w:val="en-ID" w:eastAsia="en-ID"/>
              </w:rPr>
              <w:t>Hubungan Dukungan dan Keterlibatan Stakeholder (H</w:t>
            </w:r>
            <w:r>
              <w:rPr>
                <w:b/>
                <w:bCs/>
                <w:sz w:val="17"/>
                <w:szCs w:val="17"/>
                <w:vertAlign w:val="subscript"/>
                <w:lang w:val="en-ID" w:eastAsia="en-ID"/>
              </w:rPr>
              <w:t>3</w:t>
            </w:r>
            <w:r>
              <w:rPr>
                <w:b/>
                <w:bCs/>
                <w:sz w:val="17"/>
                <w:szCs w:val="17"/>
                <w:lang w:val="en-ID" w:eastAsia="en-ID"/>
              </w:rPr>
              <w:t>)</w:t>
            </w:r>
          </w:p>
          <w:p w14:paraId="0B9E298C" w14:textId="77777777" w:rsidR="004C2EF9" w:rsidRPr="004C2EF9" w:rsidRDefault="004C2EF9" w:rsidP="00231B22">
            <w:pPr>
              <w:jc w:val="center"/>
              <w:rPr>
                <w:sz w:val="20"/>
                <w:szCs w:val="20"/>
                <w:lang w:val="en-ID" w:eastAsia="en-ID"/>
              </w:rPr>
            </w:pPr>
            <w:r>
              <w:rPr>
                <w:sz w:val="17"/>
                <w:szCs w:val="17"/>
                <w:lang w:val="en-ID" w:eastAsia="en-ID"/>
              </w:rPr>
              <w:t>Uji Rank Spearman</w:t>
            </w:r>
          </w:p>
        </w:tc>
      </w:tr>
      <w:tr w:rsidR="00782535" w:rsidRPr="004C2EF9" w14:paraId="193E2C9A" w14:textId="77777777" w:rsidTr="007B1C91">
        <w:tc>
          <w:tcPr>
            <w:tcW w:w="9093" w:type="dxa"/>
            <w:gridSpan w:val="4"/>
            <w:tcBorders>
              <w:left w:val="nil"/>
              <w:right w:val="nil"/>
            </w:tcBorders>
          </w:tcPr>
          <w:p w14:paraId="707D7D55" w14:textId="77777777" w:rsidR="004C2EF9" w:rsidRPr="004C2EF9" w:rsidRDefault="004C2EF9" w:rsidP="00231B22">
            <w:pPr>
              <w:jc w:val="center"/>
              <w:rPr>
                <w:sz w:val="20"/>
                <w:szCs w:val="20"/>
                <w:lang w:val="en-ID" w:eastAsia="en-ID"/>
              </w:rPr>
            </w:pPr>
            <w:r>
              <w:rPr>
                <w:sz w:val="26"/>
                <w:szCs w:val="26"/>
                <w:lang w:val="en-ID" w:eastAsia="en-ID"/>
              </w:rPr>
              <w:t>↓</w:t>
            </w:r>
          </w:p>
        </w:tc>
      </w:tr>
      <w:tr w:rsidR="00782535" w:rsidRPr="004C2EF9" w14:paraId="40DCDA42" w14:textId="77777777" w:rsidTr="00330080">
        <w:tc>
          <w:tcPr>
            <w:tcW w:w="9093" w:type="dxa"/>
            <w:gridSpan w:val="4"/>
            <w:tcBorders>
              <w:top w:val="single" w:sz="4" w:space="0" w:color="E6A19A"/>
              <w:left w:val="single" w:sz="4" w:space="0" w:color="E6A19A"/>
              <w:bottom w:val="single" w:sz="4" w:space="0" w:color="E6A19A"/>
              <w:right w:val="single" w:sz="4" w:space="0" w:color="E6A19A"/>
            </w:tcBorders>
            <w:shd w:val="clear" w:color="auto" w:fill="FADBD8"/>
            <w:tcMar>
              <w:top w:w="100" w:type="dxa"/>
              <w:left w:w="150" w:type="dxa"/>
              <w:bottom w:w="100" w:type="dxa"/>
              <w:right w:w="150" w:type="dxa"/>
            </w:tcMar>
            <w:vAlign w:val="center"/>
          </w:tcPr>
          <w:p w14:paraId="0141DA34" w14:textId="77777777" w:rsidR="004C2EF9" w:rsidRPr="004C2EF9" w:rsidRDefault="004C2EF9" w:rsidP="00231B22">
            <w:pPr>
              <w:rPr>
                <w:sz w:val="20"/>
                <w:szCs w:val="20"/>
                <w:lang w:val="en-ID" w:eastAsia="en-ID"/>
              </w:rPr>
            </w:pPr>
            <w:r>
              <w:rPr>
                <w:b/>
                <w:bCs/>
                <w:sz w:val="21"/>
                <w:szCs w:val="21"/>
                <w:lang w:val="en-ID" w:eastAsia="en-ID"/>
              </w:rPr>
              <w:t>Tahap 7 — Kesimpulan &amp; Rekomendasi</w:t>
            </w:r>
          </w:p>
          <w:p w14:paraId="565CB097" w14:textId="77777777" w:rsidR="004C2EF9" w:rsidRPr="004C2EF9" w:rsidRDefault="004C2EF9" w:rsidP="00231B22">
            <w:pPr>
              <w:rPr>
                <w:sz w:val="20"/>
                <w:szCs w:val="20"/>
                <w:lang w:val="en-ID" w:eastAsia="en-ID"/>
              </w:rPr>
            </w:pPr>
            <w:r>
              <w:rPr>
                <w:b/>
                <w:bCs/>
                <w:sz w:val="19"/>
                <w:szCs w:val="19"/>
                <w:lang w:val="en-ID" w:eastAsia="en-ID"/>
              </w:rPr>
              <w:t>Rekomendasi Strategi Kebijakan</w:t>
            </w:r>
          </w:p>
          <w:p w14:paraId="1CFE11FF" w14:textId="77777777" w:rsidR="00330080" w:rsidRDefault="004C2EF9" w:rsidP="00231B22">
            <w:pPr>
              <w:rPr>
                <w:sz w:val="17"/>
                <w:szCs w:val="17"/>
                <w:lang w:val="en-ID" w:eastAsia="en-ID"/>
              </w:rPr>
            </w:pPr>
            <w:r>
              <w:rPr>
                <w:sz w:val="17"/>
                <w:szCs w:val="17"/>
                <w:lang w:val="en-ID" w:eastAsia="en-ID"/>
              </w:rPr>
              <w:t xml:space="preserve">Bagi Pemkot Cilegon · Pelaku usaha &amp; nelayan · Industri pesisir · Akademisi &amp; pengambil kebijakan </w:t>
            </w:r>
          </w:p>
          <w:p w14:paraId="49C5B5D0" w14:textId="023FE7B5" w:rsidR="004C2EF9" w:rsidRPr="004C2EF9" w:rsidRDefault="004C2EF9" w:rsidP="00231B22">
            <w:pPr>
              <w:rPr>
                <w:sz w:val="20"/>
                <w:szCs w:val="20"/>
                <w:lang w:val="en-ID" w:eastAsia="en-ID"/>
              </w:rPr>
            </w:pPr>
            <w:r>
              <w:rPr>
                <w:sz w:val="17"/>
                <w:szCs w:val="17"/>
                <w:lang w:val="en-ID" w:eastAsia="en-ID"/>
              </w:rPr>
              <w:t>Pengelolaan perikanan tangkap berkelanjutan berbasis kolaborasi multi-</w:t>
            </w:r>
            <w:r>
              <w:rPr>
                <w:i/>
                <w:sz w:val="17"/>
                <w:szCs w:val="17"/>
                <w:lang w:val="en-ID" w:eastAsia="en-ID"/>
              </w:rPr>
              <w:t>stakeholder</w:t>
            </w:r>
          </w:p>
        </w:tc>
      </w:tr>
    </w:tbl>
    <w:p w14:paraId="73ADECD1" w14:textId="77777777" w:rsidR="004C2EF9" w:rsidRPr="00D57908" w:rsidRDefault="004C2EF9" w:rsidP="00231B22">
      <w:pPr>
        <w:rPr>
          <w:lang w:val="en-ID" w:eastAsia="en-ID"/>
        </w:rPr>
      </w:pPr>
      <w:r>
        <w:rPr>
          <w:rFonts w:ascii="Cambria Math" w:hAnsi="Cambria Math" w:cs="Cambria Math"/>
          <w:i/>
          <w:iCs/>
          <w:sz w:val="20"/>
          <w:szCs w:val="20"/>
          <w:lang w:val="en-ID" w:eastAsia="en-ID"/>
        </w:rPr>
        <w:t>↺</w:t>
      </w:r>
      <w:r>
        <w:rPr>
          <w:i/>
          <w:iCs/>
          <w:sz w:val="20"/>
          <w:szCs w:val="20"/>
          <w:lang w:val="en-ID" w:eastAsia="en-ID"/>
        </w:rPr>
        <w:t xml:space="preserve">  Umpan balik kebijakan: hasil Tahap 7 memberi masukan evaluatif kembali ke Tahap 1 (garis putus-putus pada versi asli).</w:t>
      </w:r>
    </w:p>
    <w:p w14:paraId="097857E1" w14:textId="77777777" w:rsidR="005A7E12" w:rsidRDefault="005A7E12" w:rsidP="005A7E12">
      <w:pPr>
        <w:spacing w:line="360" w:lineRule="auto"/>
        <w:jc w:val="center"/>
        <w:rPr>
          <w:i/>
          <w:iCs/>
        </w:rPr>
      </w:pPr>
    </w:p>
    <w:p w14:paraId="56E09FE8" w14:textId="0348EDDE" w:rsidR="00431DA1" w:rsidDel="003806FB" w:rsidRDefault="00431DA1">
      <w:pPr>
        <w:rPr>
          <w:del w:id="695" w:author="Ridwan S" w:date="2026-10-02T15:32:00Z"/>
          <w:b/>
          <w:bCs/>
        </w:rPr>
      </w:pPr>
      <w:r>
        <w:br w:type="page"/>
      </w:r>
    </w:p>
    <w:p w14:paraId="59EA6B02" w14:textId="1BB05604" w:rsidR="0000636C" w:rsidRPr="00BF2829" w:rsidRDefault="00495F46">
      <w:pPr>
        <w:jc w:val="center"/>
        <w:pPrChange w:id="696" w:author="Ridwan S" w:date="2026-10-02T15:32:00Z">
          <w:pPr>
            <w:pStyle w:val="Heading2"/>
            <w:spacing w:before="0" w:after="0" w:line="360" w:lineRule="auto"/>
            <w:jc w:val="center"/>
          </w:pPr>
        </w:pPrChange>
      </w:pPr>
      <w:r w:rsidRPr="00BF2829">
        <w:rPr>
          <w:b/>
          <w:bCs/>
        </w:rPr>
        <w:t>DAFTAR PUSTAKA</w:t>
      </w:r>
    </w:p>
    <w:p w14:paraId="11181095" w14:textId="77777777" w:rsidR="0000636C" w:rsidRPr="00782535" w:rsidRDefault="0000636C" w:rsidP="00090ACC">
      <w:pPr>
        <w:spacing w:line="360" w:lineRule="auto"/>
      </w:pPr>
    </w:p>
    <w:p w14:paraId="19281122" w14:textId="2CB92D8F" w:rsidR="004F22CE" w:rsidRDefault="004F22CE" w:rsidP="004F22CE">
      <w:pPr>
        <w:spacing w:after="120" w:line="360" w:lineRule="auto"/>
        <w:ind w:left="567" w:hanging="567"/>
        <w:jc w:val="both"/>
        <w:rPr>
          <w:rStyle w:val="Hyperlink"/>
          <w:color w:val="auto"/>
          <w:lang w:val="en-ID"/>
        </w:rPr>
      </w:pPr>
      <w:r>
        <w:rPr>
          <w:lang w:val="en-ID"/>
        </w:rPr>
        <w:t xml:space="preserve">Aprian, M., Adrianto, L., Boer, M., &amp; Kurniawan, F. (2023). Re-thinking Indonesian marine fisheries quota-based policy: A qualitative network of </w:t>
      </w:r>
      <w:r>
        <w:rPr>
          <w:i/>
          <w:lang w:val="en-ID"/>
        </w:rPr>
        <w:t>stakeholder</w:t>
      </w:r>
      <w:r>
        <w:rPr>
          <w:lang w:val="en-ID"/>
        </w:rPr>
        <w:t xml:space="preserve"> perception at fisheries management area 718. </w:t>
      </w:r>
      <w:r>
        <w:rPr>
          <w:i/>
          <w:iCs/>
          <w:lang w:val="en-ID"/>
        </w:rPr>
        <w:t>Ocean and Coastal Management, 243</w:t>
      </w:r>
      <w:r>
        <w:rPr>
          <w:lang w:val="en-ID"/>
        </w:rPr>
        <w:t xml:space="preserve">, 106766. </w:t>
      </w:r>
      <w:hyperlink r:id="rId28" w:history="1">
        <w:r>
          <w:rPr>
            <w:rStyle w:val="Hyperlink"/>
            <w:color w:val="auto"/>
            <w:lang w:val="en-ID"/>
          </w:rPr>
          <w:t>https://doi.org/10.1016/j.ocecoaman.2023.106766</w:t>
        </w:r>
      </w:hyperlink>
    </w:p>
    <w:p w14:paraId="7C0EED44" w14:textId="3ED8BF6F" w:rsidR="00E90A96" w:rsidRDefault="00E90A96" w:rsidP="004F22CE">
      <w:pPr>
        <w:spacing w:after="120" w:line="360" w:lineRule="auto"/>
        <w:ind w:left="567" w:hanging="567"/>
        <w:jc w:val="both"/>
      </w:pPr>
      <w:r>
        <w:t xml:space="preserve">Akbari, N., Bjørndal, T., Failler, P., Forse, A., Taylor, M. H., &amp; Drakeford, B. (2022). A multi-criteria framework for the sustainable management of fisheries: A case study of UK's North Sea Scottish fisheries. </w:t>
      </w:r>
      <w:r>
        <w:rPr>
          <w:rStyle w:val="Emphasis"/>
        </w:rPr>
        <w:t>Environmental Management, 70</w:t>
      </w:r>
      <w:r>
        <w:t xml:space="preserve">(1), 79-96. </w:t>
      </w:r>
      <w:hyperlink r:id="rId29" w:history="1">
        <w:r>
          <w:rPr>
            <w:rStyle w:val="Hyperlink"/>
          </w:rPr>
          <w:t>https://doi.org/10.1007/s00267-022-01607-w</w:t>
        </w:r>
      </w:hyperlink>
    </w:p>
    <w:p w14:paraId="1BFDC9B4" w14:textId="21F070CA" w:rsidR="004F22CE" w:rsidRPr="004F22CE" w:rsidRDefault="004F22CE" w:rsidP="004F22CE">
      <w:pPr>
        <w:spacing w:after="120" w:line="360" w:lineRule="auto"/>
        <w:ind w:left="567" w:hanging="567"/>
        <w:jc w:val="both"/>
        <w:rPr>
          <w:lang w:val="en-ID"/>
        </w:rPr>
      </w:pPr>
      <w:r>
        <w:rPr>
          <w:lang w:val="en-ID"/>
        </w:rPr>
        <w:t xml:space="preserve">Badan Pusat Statistik Kota Cilegon. (2026). </w:t>
      </w:r>
      <w:r>
        <w:rPr>
          <w:i/>
          <w:iCs/>
          <w:lang w:val="en-ID"/>
        </w:rPr>
        <w:t>Kota Cilegon Dalam Angka 2026</w:t>
      </w:r>
      <w:r>
        <w:rPr>
          <w:lang w:val="en-ID"/>
        </w:rPr>
        <w:t xml:space="preserve">. BPS Kota Cilegon. </w:t>
      </w:r>
    </w:p>
    <w:p w14:paraId="2C4E51BC" w14:textId="776818AD" w:rsidR="004F22CE" w:rsidRDefault="004F22CE" w:rsidP="004F22CE">
      <w:pPr>
        <w:spacing w:after="120" w:line="360" w:lineRule="auto"/>
        <w:ind w:left="567" w:hanging="567"/>
        <w:jc w:val="both"/>
        <w:rPr>
          <w:lang w:val="en-ID"/>
        </w:rPr>
      </w:pPr>
      <w:r>
        <w:rPr>
          <w:lang w:val="en-ID"/>
        </w:rPr>
        <w:t xml:space="preserve">Bappeda Litbang Kota Cilegon. (2025). </w:t>
      </w:r>
      <w:r>
        <w:rPr>
          <w:i/>
          <w:iCs/>
          <w:lang w:val="en-ID"/>
        </w:rPr>
        <w:t>Laporan Keterangan Pertanggungjawaban Walikota Cilegon Tahun 2025</w:t>
      </w:r>
      <w:r>
        <w:rPr>
          <w:lang w:val="en-ID"/>
        </w:rPr>
        <w:t>. Pemerintah Kota Cilegon.</w:t>
      </w:r>
    </w:p>
    <w:p w14:paraId="6F87A26D" w14:textId="13ACBF05" w:rsidR="003442A8" w:rsidRDefault="003442A8" w:rsidP="004F22CE">
      <w:pPr>
        <w:spacing w:after="120" w:line="360" w:lineRule="auto"/>
        <w:ind w:left="567" w:hanging="567"/>
        <w:jc w:val="both"/>
      </w:pPr>
      <w:r>
        <w:t xml:space="preserve">Bratton, R., Havice, E., &amp; Wade, E. (2026). Commercial and recreational fisher participation in marine fisheries management decision-making. </w:t>
      </w:r>
      <w:r>
        <w:rPr>
          <w:rStyle w:val="Emphasis"/>
        </w:rPr>
        <w:t>Marine Policy, 185</w:t>
      </w:r>
      <w:r>
        <w:t xml:space="preserve">, Article 106988. </w:t>
      </w:r>
      <w:hyperlink r:id="rId30" w:history="1">
        <w:r>
          <w:rPr>
            <w:rStyle w:val="Hyperlink"/>
          </w:rPr>
          <w:t>https://doi.org/10.1016/j.marpol.2025.106988</w:t>
        </w:r>
      </w:hyperlink>
    </w:p>
    <w:p w14:paraId="53A25B75" w14:textId="42B4893E" w:rsidR="004F22CE" w:rsidRPr="004F22CE" w:rsidRDefault="004F22CE" w:rsidP="004F22CE">
      <w:pPr>
        <w:spacing w:after="120" w:line="360" w:lineRule="auto"/>
        <w:ind w:left="567" w:hanging="567"/>
        <w:jc w:val="both"/>
        <w:rPr>
          <w:lang w:val="en-ID"/>
        </w:rPr>
      </w:pPr>
      <w:r>
        <w:rPr>
          <w:lang w:val="en-ID"/>
        </w:rPr>
        <w:t xml:space="preserve">Béné, C., Hersoug, B., &amp; Allison, E. H. (2010). Not by rent alone: Analysing the pro-poor functions of small-scale fisheries in developing countries. </w:t>
      </w:r>
      <w:r>
        <w:rPr>
          <w:i/>
          <w:iCs/>
          <w:lang w:val="en-ID"/>
        </w:rPr>
        <w:t>Development Policy Review, 28</w:t>
      </w:r>
      <w:r>
        <w:rPr>
          <w:lang w:val="en-ID"/>
        </w:rPr>
        <w:t xml:space="preserve">(3), 325-358. </w:t>
      </w:r>
      <w:hyperlink r:id="rId31" w:history="1">
        <w:r>
          <w:rPr>
            <w:rStyle w:val="Hyperlink"/>
            <w:color w:val="auto"/>
            <w:lang w:val="en-ID"/>
          </w:rPr>
          <w:t>https://doi.org/10.1111/j.1467-7679.2010.00486.x</w:t>
        </w:r>
      </w:hyperlink>
    </w:p>
    <w:p w14:paraId="669414E7" w14:textId="77777777" w:rsidR="004F22CE" w:rsidRPr="004F22CE" w:rsidRDefault="004F22CE" w:rsidP="004F22CE">
      <w:pPr>
        <w:spacing w:after="120" w:line="360" w:lineRule="auto"/>
        <w:ind w:left="567" w:hanging="567"/>
        <w:jc w:val="both"/>
        <w:rPr>
          <w:lang w:val="en-ID"/>
        </w:rPr>
      </w:pPr>
      <w:r>
        <w:rPr>
          <w:lang w:val="en-ID"/>
        </w:rPr>
        <w:t xml:space="preserve">Charles, A. T. (2001). </w:t>
      </w:r>
      <w:r>
        <w:rPr>
          <w:i/>
          <w:iCs/>
          <w:lang w:val="en-ID"/>
        </w:rPr>
        <w:t>Sustainable fishery systems</w:t>
      </w:r>
      <w:r>
        <w:rPr>
          <w:lang w:val="en-ID"/>
        </w:rPr>
        <w:t>. Blackwell Science.</w:t>
      </w:r>
    </w:p>
    <w:p w14:paraId="59F2D335" w14:textId="7C16378D" w:rsidR="004F22CE" w:rsidRDefault="004F22CE" w:rsidP="004F22CE">
      <w:pPr>
        <w:spacing w:after="120" w:line="360" w:lineRule="auto"/>
        <w:ind w:left="567" w:hanging="567"/>
        <w:jc w:val="both"/>
        <w:rPr>
          <w:rStyle w:val="Hyperlink"/>
          <w:color w:val="auto"/>
          <w:lang w:val="en-ID"/>
        </w:rPr>
      </w:pPr>
      <w:r>
        <w:rPr>
          <w:lang w:val="en-ID"/>
        </w:rPr>
        <w:t xml:space="preserve">Cinner, J. E., Daw, T., &amp; McClanahan, T. R. (2009). Socioeconomic factors that affect artisanal fishers' readiness to exit a declining fishery. </w:t>
      </w:r>
      <w:r>
        <w:rPr>
          <w:i/>
          <w:iCs/>
          <w:lang w:val="en-ID"/>
        </w:rPr>
        <w:t>Conservation Biology, 23</w:t>
      </w:r>
      <w:r>
        <w:rPr>
          <w:lang w:val="en-ID"/>
        </w:rPr>
        <w:t xml:space="preserve">(1), 124-130. </w:t>
      </w:r>
      <w:hyperlink r:id="rId32" w:history="1">
        <w:r>
          <w:rPr>
            <w:rStyle w:val="Hyperlink"/>
            <w:color w:val="auto"/>
            <w:lang w:val="en-ID"/>
          </w:rPr>
          <w:t>https://doi.org/10.1111/j.1523-1739.2008.01041.x</w:t>
        </w:r>
      </w:hyperlink>
    </w:p>
    <w:p w14:paraId="7B5E17A0" w14:textId="351C4D7A" w:rsidR="00705513" w:rsidRPr="00705513" w:rsidRDefault="00705513" w:rsidP="004F22CE">
      <w:pPr>
        <w:spacing w:after="120" w:line="360" w:lineRule="auto"/>
        <w:ind w:left="567" w:hanging="567"/>
        <w:jc w:val="both"/>
        <w:rPr>
          <w:rStyle w:val="Hyperlink"/>
          <w:color w:val="auto"/>
          <w:u w:val="none"/>
          <w:lang w:val="en-ID"/>
        </w:rPr>
      </w:pPr>
      <w:r>
        <w:t xml:space="preserve">Conover, W. J. (1999). </w:t>
      </w:r>
      <w:r>
        <w:rPr>
          <w:i/>
          <w:iCs/>
        </w:rPr>
        <w:t>Practical nonparametric statistics</w:t>
      </w:r>
      <w:r>
        <w:t xml:space="preserve"> (3rd ed.). New York, NY: John Wiley &amp; Sons.</w:t>
      </w:r>
    </w:p>
    <w:p w14:paraId="6BEB8C3C" w14:textId="342CD46A" w:rsidR="00F578F4" w:rsidRDefault="004F22CE" w:rsidP="00F578F4">
      <w:pPr>
        <w:spacing w:after="120" w:line="360" w:lineRule="auto"/>
        <w:ind w:left="567" w:hanging="567"/>
        <w:jc w:val="both"/>
        <w:rPr>
          <w:lang w:val="en-ID"/>
        </w:rPr>
      </w:pPr>
      <w:r>
        <w:rPr>
          <w:lang w:val="en-ID"/>
        </w:rPr>
        <w:t xml:space="preserve">Creswell, J. W., &amp; Plano Clark, V. L. (2018). </w:t>
      </w:r>
      <w:r>
        <w:rPr>
          <w:i/>
          <w:iCs/>
          <w:lang w:val="en-ID"/>
        </w:rPr>
        <w:t>Designing and conducting mixed methods research</w:t>
      </w:r>
      <w:r>
        <w:rPr>
          <w:lang w:val="en-ID"/>
        </w:rPr>
        <w:t xml:space="preserve"> (3rd ed.). SAGE Publications.</w:t>
      </w:r>
    </w:p>
    <w:p w14:paraId="36DDB0FD" w14:textId="3DE68C13" w:rsidR="00F578F4" w:rsidRPr="004F22CE" w:rsidRDefault="00F578F4" w:rsidP="00F578F4">
      <w:pPr>
        <w:spacing w:after="120" w:line="360" w:lineRule="auto"/>
        <w:ind w:left="567" w:hanging="567"/>
        <w:jc w:val="both"/>
        <w:rPr>
          <w:lang w:val="en-ID"/>
        </w:rPr>
      </w:pPr>
      <w:r>
        <w:rPr>
          <w:lang w:val="en-ID"/>
        </w:rPr>
        <w:t xml:space="preserve">Dinas Ketahanan Pangan dan Pertanian Kota Cilegon (2025). </w:t>
      </w:r>
      <w:r>
        <w:rPr>
          <w:i/>
          <w:iCs/>
          <w:lang w:val="en-ID"/>
        </w:rPr>
        <w:t>Rekap data produksi perikanan tangkap Kota Cilegon tahun 2025</w:t>
      </w:r>
      <w:r>
        <w:rPr>
          <w:lang w:val="en-ID"/>
        </w:rPr>
        <w:t>. Cilegon: DKPP Kota Cilegon.</w:t>
      </w:r>
    </w:p>
    <w:p w14:paraId="79B16CEB" w14:textId="11B537F1" w:rsidR="00F578F4" w:rsidRPr="004F22CE" w:rsidRDefault="004F22CE" w:rsidP="00F578F4">
      <w:pPr>
        <w:spacing w:after="120" w:line="360" w:lineRule="auto"/>
        <w:ind w:left="567" w:hanging="567"/>
        <w:jc w:val="both"/>
        <w:rPr>
          <w:lang w:val="en-ID"/>
        </w:rPr>
      </w:pPr>
      <w:r>
        <w:rPr>
          <w:lang w:val="en-ID"/>
        </w:rPr>
        <w:lastRenderedPageBreak/>
        <w:t xml:space="preserve">Dinas Ketahanan Pangan dan Pertanian Kota Cilegon. (2026). </w:t>
      </w:r>
      <w:r>
        <w:rPr>
          <w:i/>
          <w:iCs/>
          <w:lang w:val="en-ID"/>
        </w:rPr>
        <w:t>Kondisi dan Potensi,  Perikanan Tangkap  Kota Cilegon Tahun 2026</w:t>
      </w:r>
      <w:r>
        <w:rPr>
          <w:lang w:val="en-ID"/>
        </w:rPr>
        <w:t>. DKPP Kota Cilegon.</w:t>
      </w:r>
    </w:p>
    <w:p w14:paraId="7FC4EAFF" w14:textId="77777777" w:rsidR="009102A7" w:rsidRPr="004F22CE" w:rsidRDefault="009102A7" w:rsidP="009102A7">
      <w:pPr>
        <w:spacing w:after="120" w:line="360" w:lineRule="auto"/>
        <w:ind w:left="567" w:hanging="567"/>
        <w:jc w:val="both"/>
        <w:rPr>
          <w:lang w:val="en-ID"/>
        </w:rPr>
      </w:pPr>
      <w:r>
        <w:rPr>
          <w:lang w:val="en-ID"/>
        </w:rPr>
        <w:t xml:space="preserve">FAO. (2020). </w:t>
      </w:r>
      <w:r>
        <w:rPr>
          <w:i/>
          <w:iCs/>
          <w:lang w:val="en-ID"/>
        </w:rPr>
        <w:t>The state of world fisheries and aquaculture 2020: Sustainability in action</w:t>
      </w:r>
      <w:r>
        <w:rPr>
          <w:lang w:val="en-ID"/>
        </w:rPr>
        <w:t>. Food and Agriculture Organization of the United Nations.</w:t>
      </w:r>
    </w:p>
    <w:p w14:paraId="5CF1F893" w14:textId="71D60F38" w:rsidR="004F22CE" w:rsidRDefault="004F22CE" w:rsidP="004F22CE">
      <w:pPr>
        <w:spacing w:after="120" w:line="360" w:lineRule="auto"/>
        <w:ind w:left="567" w:hanging="567"/>
        <w:jc w:val="both"/>
        <w:rPr>
          <w:lang w:val="en-ID"/>
        </w:rPr>
      </w:pPr>
      <w:r>
        <w:rPr>
          <w:lang w:val="en-ID"/>
        </w:rPr>
        <w:t xml:space="preserve">FAO. (2003). </w:t>
      </w:r>
      <w:r>
        <w:rPr>
          <w:i/>
          <w:iCs/>
          <w:lang w:val="en-ID"/>
        </w:rPr>
        <w:t>The ecosystem approach to fisheries</w:t>
      </w:r>
      <w:r>
        <w:rPr>
          <w:lang w:val="en-ID"/>
        </w:rPr>
        <w:t xml:space="preserve"> (FAO Technical Guidelines for Responsible Fisheries No. 4, Suppl. 2). Food and Agriculture Organization of the United Nations.</w:t>
      </w:r>
    </w:p>
    <w:p w14:paraId="3C12C1F8" w14:textId="62015A5C" w:rsidR="009102A7" w:rsidRPr="004F22CE" w:rsidRDefault="009102A7" w:rsidP="004F22CE">
      <w:pPr>
        <w:spacing w:after="120" w:line="360" w:lineRule="auto"/>
        <w:ind w:left="567" w:hanging="567"/>
        <w:jc w:val="both"/>
        <w:rPr>
          <w:lang w:val="en-ID"/>
        </w:rPr>
      </w:pPr>
      <w:r>
        <w:rPr>
          <w:lang w:val="en-ID"/>
        </w:rPr>
        <w:t xml:space="preserve">Food and Agriculture Organization of the United Nations. (1995). </w:t>
      </w:r>
      <w:r>
        <w:rPr>
          <w:i/>
          <w:iCs/>
          <w:lang w:val="en-ID"/>
        </w:rPr>
        <w:t>Code of conduct for responsible fisheries</w:t>
      </w:r>
      <w:r>
        <w:rPr>
          <w:lang w:val="en-ID"/>
        </w:rPr>
        <w:t>. Rome, Italy: Author.</w:t>
      </w:r>
    </w:p>
    <w:p w14:paraId="4D3DEE89" w14:textId="6FBE457B" w:rsidR="004F22CE" w:rsidRPr="004F22CE" w:rsidRDefault="004F22CE" w:rsidP="004F22CE">
      <w:pPr>
        <w:spacing w:after="120" w:line="360" w:lineRule="auto"/>
        <w:ind w:left="567" w:hanging="567"/>
        <w:jc w:val="both"/>
        <w:rPr>
          <w:lang w:val="en-ID"/>
        </w:rPr>
      </w:pPr>
      <w:r>
        <w:rPr>
          <w:lang w:val="en-ID"/>
        </w:rPr>
        <w:t xml:space="preserve">Freeman, R. E. (1984). </w:t>
      </w:r>
      <w:r>
        <w:rPr>
          <w:i/>
          <w:iCs/>
          <w:lang w:val="en-ID"/>
        </w:rPr>
        <w:t>Strategic management: A stakeholder approach</w:t>
      </w:r>
      <w:r>
        <w:rPr>
          <w:lang w:val="en-ID"/>
        </w:rPr>
        <w:t>. Pitman Publishing.</w:t>
      </w:r>
    </w:p>
    <w:p w14:paraId="5BF4DF40" w14:textId="77777777" w:rsidR="004F22CE" w:rsidRPr="004F22CE" w:rsidRDefault="004F22CE" w:rsidP="004F22CE">
      <w:pPr>
        <w:spacing w:after="120" w:line="360" w:lineRule="auto"/>
        <w:ind w:left="567" w:hanging="567"/>
        <w:jc w:val="both"/>
        <w:rPr>
          <w:lang w:val="en-ID"/>
        </w:rPr>
      </w:pPr>
      <w:r>
        <w:rPr>
          <w:lang w:val="en-ID"/>
        </w:rPr>
        <w:t xml:space="preserve">Hapsari, A. N., Purnama, R. C., &amp; Anggraini, E. (2024). </w:t>
      </w:r>
      <w:r>
        <w:rPr>
          <w:i/>
          <w:iCs/>
          <w:lang w:val="en-ID"/>
        </w:rPr>
        <w:t>Toward sustainable fisheries food systems in Indonesia</w:t>
      </w:r>
      <w:r>
        <w:rPr>
          <w:lang w:val="en-ID"/>
        </w:rPr>
        <w:t>. CIFOR-ICRAF/BAPPENAS.</w:t>
      </w:r>
    </w:p>
    <w:p w14:paraId="1E625C6B" w14:textId="0732856A" w:rsidR="003101A1" w:rsidRDefault="004F22CE" w:rsidP="004F22CE">
      <w:pPr>
        <w:spacing w:after="120" w:line="360" w:lineRule="auto"/>
        <w:ind w:left="567" w:hanging="567"/>
        <w:jc w:val="both"/>
        <w:rPr>
          <w:rStyle w:val="Hyperlink"/>
          <w:color w:val="auto"/>
          <w:lang w:val="en-ID"/>
        </w:rPr>
      </w:pPr>
      <w:r>
        <w:rPr>
          <w:lang w:val="en-ID"/>
        </w:rPr>
        <w:t xml:space="preserve">HNSI Kota Cilegon. (2025, Oktober 21). HNSI Cilegon desak KSOP Banten tegakkan keadilan ruang laut untuk nelayan. </w:t>
      </w:r>
      <w:r>
        <w:rPr>
          <w:i/>
          <w:iCs/>
          <w:lang w:val="en-ID"/>
        </w:rPr>
        <w:t>Media Kasasi</w:t>
      </w:r>
      <w:r>
        <w:rPr>
          <w:lang w:val="en-ID"/>
        </w:rPr>
        <w:t xml:space="preserve">. </w:t>
      </w:r>
      <w:hyperlink r:id="rId33" w:history="1">
        <w:r>
          <w:rPr>
            <w:rStyle w:val="Hyperlink"/>
          </w:rPr>
          <w:t>https://tirtanews.co.id/2025/10/21/hnsi-cilegon-desak-ksop-banten-tegakkan-keadilan-ruang-laut-untuk-nelayan/</w:t>
        </w:r>
      </w:hyperlink>
    </w:p>
    <w:p w14:paraId="1BAE2DE3" w14:textId="2C9C1981" w:rsidR="003101A1" w:rsidRDefault="00580014" w:rsidP="00580014">
      <w:pPr>
        <w:spacing w:after="120" w:line="360" w:lineRule="auto"/>
        <w:ind w:left="567" w:hanging="567"/>
        <w:jc w:val="both"/>
        <w:rPr>
          <w:lang w:val="en-ID"/>
        </w:rPr>
      </w:pPr>
      <w:r>
        <w:rPr>
          <w:lang w:val="en-ID"/>
        </w:rPr>
        <w:t xml:space="preserve">Gray, T., &amp; Hatchard, J. (2008). </w:t>
      </w:r>
      <w:r>
        <w:rPr>
          <w:i/>
          <w:iCs/>
          <w:lang w:val="en-ID"/>
        </w:rPr>
        <w:t>A complicated relationship: Stakeholder participation and the ecosystem-based approach to fisheries management</w:t>
      </w:r>
      <w:r>
        <w:rPr>
          <w:lang w:val="en-ID"/>
        </w:rPr>
        <w:t xml:space="preserve">. Marine Policy, 32(2), 158-168. </w:t>
      </w:r>
      <w:hyperlink r:id="rId34" w:history="1">
        <w:r>
          <w:rPr>
            <w:rStyle w:val="Hyperlink"/>
            <w:lang w:val="en-ID"/>
          </w:rPr>
          <w:t>https://doi.org/10.1016/j.marpol.2007.09.002</w:t>
        </w:r>
      </w:hyperlink>
    </w:p>
    <w:p w14:paraId="1D5F95A1" w14:textId="77777777" w:rsidR="002357EC" w:rsidRDefault="00D732EB">
      <w:pPr>
        <w:spacing w:after="120" w:line="360" w:lineRule="auto"/>
        <w:ind w:left="567" w:hanging="567"/>
        <w:jc w:val="both"/>
        <w:rPr>
          <w:ins w:id="697" w:author="Ridwan S" w:date="2026-09-30T08:00:00Z"/>
        </w:rPr>
      </w:pPr>
      <w:ins w:id="698" w:author="Ridwan S" w:date="2026-09-30T08:00:00Z">
        <w:r>
          <w:t xml:space="preserve">Grimble, R., &amp; Wellard, K. (1997). Stakeholder methodologies in natural resource management: A review of principles, contexts, experiences and opportunities. </w:t>
        </w:r>
        <w:r>
          <w:rPr>
            <w:i/>
            <w:iCs/>
          </w:rPr>
          <w:t>Agricultural Systems, 55</w:t>
        </w:r>
        <w:r>
          <w:t>(2), 173–193. https://doi.org/10.1016/S0308-521X(97)00006-1</w:t>
        </w:r>
      </w:ins>
    </w:p>
    <w:p w14:paraId="6BCA6E82" w14:textId="3497B754" w:rsidR="0085158E" w:rsidRDefault="0085158E" w:rsidP="00580014">
      <w:pPr>
        <w:spacing w:after="120" w:line="360" w:lineRule="auto"/>
        <w:ind w:left="567" w:hanging="567"/>
        <w:jc w:val="both"/>
        <w:rPr>
          <w:lang w:val="en-ID"/>
        </w:rPr>
      </w:pPr>
      <w:r>
        <w:rPr>
          <w:lang w:val="en-ID"/>
        </w:rPr>
        <w:t xml:space="preserve">Haapasaari, P., Michielsens, C. G. J., Karjalainen, T. P., Reinikainen, K., &amp; Kuikka, S. (2007). </w:t>
      </w:r>
      <w:r>
        <w:rPr>
          <w:i/>
          <w:iCs/>
          <w:lang w:val="en-ID"/>
        </w:rPr>
        <w:t>Management measures and fishers' commitment to sustainable exploitation: A case study of Atlantic salmon fisheries in the Baltic Sea</w:t>
      </w:r>
      <w:r>
        <w:rPr>
          <w:lang w:val="en-ID"/>
        </w:rPr>
        <w:t>. ICES Journal of Marine Science, 64(4), 825-833. doi:10.1093/icesjms/fsm002</w:t>
      </w:r>
    </w:p>
    <w:p w14:paraId="43035771" w14:textId="0E468BA4" w:rsidR="00B55015" w:rsidRPr="00580014" w:rsidRDefault="00B55015" w:rsidP="00580014">
      <w:pPr>
        <w:spacing w:after="120" w:line="360" w:lineRule="auto"/>
        <w:ind w:left="567" w:hanging="567"/>
        <w:jc w:val="both"/>
        <w:rPr>
          <w:lang w:val="en-ID"/>
        </w:rPr>
      </w:pPr>
      <w:r>
        <w:lastRenderedPageBreak/>
        <w:t xml:space="preserve">Hennink, M. M., Kaiser, B. N., &amp; Marconi, V. C. (2017). Code saturation versus meaning saturation: How many interviews are enough? </w:t>
      </w:r>
      <w:r>
        <w:rPr>
          <w:i/>
          <w:iCs/>
        </w:rPr>
        <w:t>Qualitative Health Research, 27</w:t>
      </w:r>
      <w:r>
        <w:t>(4), 591-608. https://doi.org/10.1177/1049732316665344</w:t>
      </w:r>
    </w:p>
    <w:p w14:paraId="40634654" w14:textId="002E4CDD" w:rsidR="004F22CE" w:rsidRPr="004F22CE" w:rsidRDefault="004F22CE" w:rsidP="004F22CE">
      <w:pPr>
        <w:spacing w:after="120" w:line="360" w:lineRule="auto"/>
        <w:ind w:left="567" w:hanging="567"/>
        <w:jc w:val="both"/>
        <w:rPr>
          <w:lang w:val="en-ID"/>
        </w:rPr>
      </w:pPr>
      <w:r>
        <w:rPr>
          <w:lang w:val="en-ID"/>
        </w:rPr>
        <w:t xml:space="preserve">Jentoft, S., &amp; Chuenpagdee, R. (2009). Fisheries and coastal governance as a wicked problem. </w:t>
      </w:r>
      <w:r>
        <w:rPr>
          <w:i/>
          <w:iCs/>
          <w:lang w:val="en-ID"/>
        </w:rPr>
        <w:t>Marine Policy, 33</w:t>
      </w:r>
      <w:r>
        <w:rPr>
          <w:lang w:val="en-ID"/>
        </w:rPr>
        <w:t xml:space="preserve">(4), 553-560. </w:t>
      </w:r>
      <w:hyperlink r:id="rId35" w:history="1">
        <w:r>
          <w:rPr>
            <w:rStyle w:val="Hyperlink"/>
            <w:color w:val="auto"/>
            <w:lang w:val="en-ID"/>
          </w:rPr>
          <w:t>https://doi.org/10.1016/j.marpol.2008.12.002</w:t>
        </w:r>
      </w:hyperlink>
    </w:p>
    <w:p w14:paraId="3B8DE8B2" w14:textId="77777777" w:rsidR="004F22CE" w:rsidRPr="004F22CE" w:rsidRDefault="004F22CE" w:rsidP="004F22CE">
      <w:pPr>
        <w:spacing w:after="120" w:line="360" w:lineRule="auto"/>
        <w:ind w:left="567" w:hanging="567"/>
        <w:jc w:val="both"/>
        <w:rPr>
          <w:lang w:val="en-ID"/>
        </w:rPr>
      </w:pPr>
      <w:r>
        <w:rPr>
          <w:lang w:val="en-ID"/>
        </w:rPr>
        <w:t xml:space="preserve">Kementerian Kelautan dan Perikanan. (2022). </w:t>
      </w:r>
      <w:r>
        <w:rPr>
          <w:i/>
          <w:iCs/>
          <w:lang w:val="en-ID"/>
        </w:rPr>
        <w:t>Laporan kinerja Kementerian Kelautan dan Perikanan tahun 2022</w:t>
      </w:r>
      <w:r>
        <w:rPr>
          <w:lang w:val="en-ID"/>
        </w:rPr>
        <w:t>. Kementerian Kelautan dan Perikanan Republik Indonesia.</w:t>
      </w:r>
    </w:p>
    <w:p w14:paraId="4E24C8E2" w14:textId="4DB0B6E7" w:rsidR="004F22CE" w:rsidRDefault="004F22CE" w:rsidP="004F22CE">
      <w:pPr>
        <w:spacing w:after="120" w:line="360" w:lineRule="auto"/>
        <w:ind w:left="567" w:hanging="567"/>
        <w:jc w:val="both"/>
        <w:rPr>
          <w:rStyle w:val="Hyperlink"/>
          <w:color w:val="auto"/>
          <w:lang w:val="en-ID"/>
        </w:rPr>
      </w:pPr>
      <w:r>
        <w:rPr>
          <w:lang w:val="en-ID"/>
        </w:rPr>
        <w:t xml:space="preserve">Kismartini, K., Roziqin, A., &amp; Authori, N. (2023). A </w:t>
      </w:r>
      <w:r>
        <w:rPr>
          <w:i/>
          <w:lang w:val="en-ID"/>
        </w:rPr>
        <w:t>stakeholder</w:t>
      </w:r>
      <w:r>
        <w:rPr>
          <w:lang w:val="en-ID"/>
        </w:rPr>
        <w:t xml:space="preserve"> analysis for sustainable development of Maritime Village in Semarang coastal community, Indonesia. </w:t>
      </w:r>
      <w:r>
        <w:rPr>
          <w:i/>
          <w:iCs/>
          <w:lang w:val="en-ID"/>
        </w:rPr>
        <w:t>Public Administration and Policy, 26</w:t>
      </w:r>
      <w:r>
        <w:rPr>
          <w:lang w:val="en-ID"/>
        </w:rPr>
        <w:t xml:space="preserve">(3), 321-334. </w:t>
      </w:r>
      <w:hyperlink r:id="rId36" w:history="1">
        <w:r>
          <w:rPr>
            <w:rStyle w:val="Hyperlink"/>
            <w:color w:val="auto"/>
            <w:lang w:val="en-ID"/>
          </w:rPr>
          <w:t>https://doi.org/10.1108/PAP-10-2022-0119</w:t>
        </w:r>
      </w:hyperlink>
    </w:p>
    <w:p w14:paraId="69EECDAC" w14:textId="46EA0841" w:rsidR="00C324B9" w:rsidRDefault="00C324B9" w:rsidP="004F22CE">
      <w:pPr>
        <w:spacing w:after="120" w:line="360" w:lineRule="auto"/>
        <w:ind w:left="567" w:hanging="567"/>
        <w:jc w:val="both"/>
      </w:pPr>
      <w:r>
        <w:t xml:space="preserve">Mangubhai, S., Smith, S. L., Davis, Z., Koedyker, N., Augustyn, J., Durholtz, D., &amp; Solano, N. (2026). Impacts of diverse </w:t>
      </w:r>
      <w:r>
        <w:rPr>
          <w:i/>
        </w:rPr>
        <w:t>stakeholder</w:t>
      </w:r>
      <w:r>
        <w:t xml:space="preserve"> participation on fisheries management. </w:t>
      </w:r>
      <w:r>
        <w:rPr>
          <w:rStyle w:val="Emphasis"/>
        </w:rPr>
        <w:t>Coastal Management, 54</w:t>
      </w:r>
      <w:r>
        <w:t xml:space="preserve">(1), 28-41. </w:t>
      </w:r>
      <w:hyperlink r:id="rId37" w:history="1">
        <w:r>
          <w:rPr>
            <w:rStyle w:val="Hyperlink"/>
          </w:rPr>
          <w:t>https://doi.org/10.1080/08920753.2026.2623355</w:t>
        </w:r>
      </w:hyperlink>
    </w:p>
    <w:p w14:paraId="49CF6D80" w14:textId="61459478" w:rsidR="00B55015" w:rsidRDefault="00B55015" w:rsidP="004F22CE">
      <w:pPr>
        <w:spacing w:after="120" w:line="360" w:lineRule="auto"/>
        <w:ind w:left="567" w:hanging="567"/>
        <w:jc w:val="both"/>
      </w:pPr>
      <w:r>
        <w:t xml:space="preserve">Malterud, K., Siersma, V. D., &amp; Guassora, A. D. (2016). Sample size in qualitative interview studies: Guided by information power. </w:t>
      </w:r>
      <w:r>
        <w:rPr>
          <w:i/>
          <w:iCs/>
        </w:rPr>
        <w:t>Qualitative Health Research, 26</w:t>
      </w:r>
      <w:r>
        <w:t xml:space="preserve">(13), 1753-1760. </w:t>
      </w:r>
      <w:hyperlink r:id="rId38" w:history="1">
        <w:r>
          <w:rPr>
            <w:rStyle w:val="Hyperlink"/>
          </w:rPr>
          <w:t>https://doi.org/10.1177/1049732315617444</w:t>
        </w:r>
      </w:hyperlink>
    </w:p>
    <w:p w14:paraId="25CDE75C" w14:textId="67A246BC" w:rsidR="004F22CE" w:rsidRDefault="004F22CE" w:rsidP="004F22CE">
      <w:pPr>
        <w:spacing w:after="120" w:line="360" w:lineRule="auto"/>
        <w:ind w:left="567" w:hanging="567"/>
        <w:jc w:val="both"/>
        <w:rPr>
          <w:lang w:val="en-ID"/>
        </w:rPr>
      </w:pPr>
      <w:r>
        <w:rPr>
          <w:lang w:val="en-ID"/>
        </w:rPr>
        <w:t xml:space="preserve">Miles, M. B., Huberman, A. M., &amp; Saldaña, J. (2014). </w:t>
      </w:r>
      <w:r>
        <w:rPr>
          <w:i/>
          <w:iCs/>
          <w:lang w:val="en-ID"/>
        </w:rPr>
        <w:t>Qualitative data analysis: A methods sourcebook</w:t>
      </w:r>
      <w:r>
        <w:rPr>
          <w:lang w:val="en-ID"/>
        </w:rPr>
        <w:t xml:space="preserve"> (3rd ed.). SAGE Publications.</w:t>
      </w:r>
    </w:p>
    <w:p w14:paraId="5B17E594" w14:textId="77777777" w:rsidR="002357EC" w:rsidRDefault="00D732EB">
      <w:pPr>
        <w:spacing w:after="120" w:line="360" w:lineRule="auto"/>
        <w:ind w:left="567" w:hanging="567"/>
        <w:jc w:val="both"/>
        <w:rPr>
          <w:ins w:id="699" w:author="Ridwan S" w:date="2026-09-30T08:00:00Z"/>
        </w:rPr>
      </w:pPr>
      <w:ins w:id="700" w:author="Ridwan S" w:date="2026-09-30T08:00:00Z">
        <w:r>
          <w:t xml:space="preserve">Mitchell, R. K., Agle, B. R., &amp; Wood, D. J. (1997). Toward a theory of stakeholder identification and salience: Defining the principle of who and what really counts. </w:t>
        </w:r>
        <w:r>
          <w:rPr>
            <w:i/>
            <w:iCs/>
          </w:rPr>
          <w:t>Academy of Management Review, 22</w:t>
        </w:r>
        <w:r>
          <w:t>(4), 853–886. https://doi.org/10.5465/amr.1997.9711022105</w:t>
        </w:r>
      </w:ins>
    </w:p>
    <w:p w14:paraId="67318D0F" w14:textId="455D9DB4" w:rsidR="004F22CE" w:rsidRDefault="004F22CE" w:rsidP="004F22CE">
      <w:pPr>
        <w:spacing w:after="120" w:line="360" w:lineRule="auto"/>
        <w:ind w:left="567" w:hanging="567"/>
        <w:jc w:val="both"/>
        <w:rPr>
          <w:rStyle w:val="Hyperlink"/>
          <w:color w:val="auto"/>
          <w:lang w:val="en-ID"/>
        </w:rPr>
      </w:pPr>
      <w:r>
        <w:rPr>
          <w:lang w:val="en-ID"/>
        </w:rPr>
        <w:t xml:space="preserve">OECD. (2020). </w:t>
      </w:r>
      <w:r>
        <w:rPr>
          <w:i/>
          <w:iCs/>
          <w:lang w:val="en-ID"/>
        </w:rPr>
        <w:t>OECD review of fisheries 2020</w:t>
      </w:r>
      <w:r>
        <w:rPr>
          <w:lang w:val="en-ID"/>
        </w:rPr>
        <w:t xml:space="preserve">. OECD Publishing. </w:t>
      </w:r>
      <w:hyperlink r:id="rId39" w:history="1">
        <w:r>
          <w:rPr>
            <w:rStyle w:val="Hyperlink"/>
            <w:color w:val="auto"/>
            <w:lang w:val="en-ID"/>
          </w:rPr>
          <w:t>https://doi.org/10.1787/7946bc8a-en</w:t>
        </w:r>
      </w:hyperlink>
    </w:p>
    <w:p w14:paraId="0E8E095E" w14:textId="37E73386" w:rsidR="00E90A96" w:rsidRDefault="00E90A96" w:rsidP="004F22CE">
      <w:pPr>
        <w:spacing w:after="120" w:line="360" w:lineRule="auto"/>
        <w:ind w:left="567" w:hanging="567"/>
        <w:jc w:val="both"/>
      </w:pPr>
      <w:r>
        <w:t xml:space="preserve">Ouréns, R., Melnychuk, M. C., Crowder, L. B., Gutierrez, N. L., Hilborn, R., Pita, C., &amp; Defeo, O. (2022). Linking small-scale fisheries performance to governance </w:t>
      </w:r>
      <w:r>
        <w:lastRenderedPageBreak/>
        <w:t xml:space="preserve">attributes: A quantitative assessment from </w:t>
      </w:r>
      <w:r>
        <w:rPr>
          <w:i/>
        </w:rPr>
        <w:t>stakeholder</w:t>
      </w:r>
      <w:r>
        <w:t xml:space="preserve">s' perceptions in the Americas and Europe. </w:t>
      </w:r>
      <w:r>
        <w:rPr>
          <w:rStyle w:val="Emphasis"/>
        </w:rPr>
        <w:t>Marine Policy, 136</w:t>
      </w:r>
      <w:r>
        <w:t xml:space="preserve">, Article 104876. </w:t>
      </w:r>
      <w:hyperlink r:id="rId40" w:history="1">
        <w:r>
          <w:rPr>
            <w:rStyle w:val="Hyperlink"/>
          </w:rPr>
          <w:t>https://doi.org/10.1016/j.marpol.2021.104876</w:t>
        </w:r>
      </w:hyperlink>
    </w:p>
    <w:p w14:paraId="602071C5" w14:textId="2CBB1877" w:rsidR="00B55015" w:rsidRDefault="00B55015" w:rsidP="004F22CE">
      <w:pPr>
        <w:spacing w:after="120" w:line="360" w:lineRule="auto"/>
        <w:ind w:left="567" w:hanging="567"/>
        <w:jc w:val="both"/>
      </w:pPr>
      <w:r>
        <w:t xml:space="preserve">Palinkas, L. A., Horwitz, S. M., Green, C. A., Wisdom, J. P., Duan, N., &amp; Hoagwood, K. (2015). Purposeful sampling for qualitative data collection and analysis in mixed method implementation research. </w:t>
      </w:r>
      <w:r>
        <w:rPr>
          <w:i/>
          <w:iCs/>
        </w:rPr>
        <w:t>Administration and Policy in Mental Health and Mental Health Services Research, 42</w:t>
      </w:r>
      <w:r>
        <w:t xml:space="preserve">(5), 533-544. </w:t>
      </w:r>
      <w:hyperlink r:id="rId41" w:history="1">
        <w:r>
          <w:rPr>
            <w:rStyle w:val="Hyperlink"/>
          </w:rPr>
          <w:t>https://doi.org/10.1007/s10488-013-0528-y</w:t>
        </w:r>
      </w:hyperlink>
    </w:p>
    <w:p w14:paraId="48B7A689" w14:textId="77777777" w:rsidR="002357EC" w:rsidRDefault="00D732EB">
      <w:pPr>
        <w:spacing w:after="120" w:line="360" w:lineRule="auto"/>
        <w:ind w:left="567" w:hanging="567"/>
        <w:jc w:val="both"/>
        <w:rPr>
          <w:ins w:id="701" w:author="Ridwan S" w:date="2026-09-30T08:00:00Z"/>
        </w:rPr>
      </w:pPr>
      <w:ins w:id="702" w:author="Ridwan S" w:date="2026-09-30T08:00:00Z">
        <w:r>
          <w:t xml:space="preserve">Pomeroy, R. S., &amp; Rivera-Guieb, R. (2006). </w:t>
        </w:r>
        <w:r>
          <w:rPr>
            <w:i/>
            <w:iCs/>
          </w:rPr>
          <w:t>Fishery co-management: A practical handbook</w:t>
        </w:r>
        <w:r>
          <w:t>. Wallingford, UK: CABI Publishing.</w:t>
        </w:r>
      </w:ins>
    </w:p>
    <w:p w14:paraId="26CABD62" w14:textId="7AA7CBD9" w:rsidR="003101A1" w:rsidRDefault="00C24B73" w:rsidP="00C24B73">
      <w:pPr>
        <w:spacing w:after="120" w:line="360" w:lineRule="auto"/>
        <w:ind w:left="567" w:hanging="567"/>
        <w:jc w:val="both"/>
        <w:rPr>
          <w:lang w:val="en-ID"/>
        </w:rPr>
      </w:pPr>
      <w:r>
        <w:rPr>
          <w:lang w:val="en-ID"/>
        </w:rPr>
        <w:t xml:space="preserve">Reed, M. S., Graves, A., Dandy, N., Posthumus, H., Hubacek, K., Morris, J., Prell, C., Quinn, C. H., &amp; Stringer, L. C. (2009). </w:t>
      </w:r>
      <w:r>
        <w:rPr>
          <w:i/>
          <w:iCs/>
          <w:lang w:val="en-ID"/>
        </w:rPr>
        <w:t>Who's in and why? A typology of stakeholder analysis methods for natural resource management</w:t>
      </w:r>
      <w:r>
        <w:rPr>
          <w:lang w:val="en-ID"/>
        </w:rPr>
        <w:t>. Journal of Environmental Management, 90</w:t>
      </w:r>
      <w:r>
        <w:rPr>
          <w:b/>
          <w:bCs/>
          <w:lang w:val="en-ID"/>
        </w:rPr>
        <w:t xml:space="preserve"> </w:t>
      </w:r>
      <w:r>
        <w:rPr>
          <w:lang w:val="en-ID"/>
        </w:rPr>
        <w:t xml:space="preserve">(5), 1933-1949. </w:t>
      </w:r>
      <w:hyperlink r:id="rId42" w:history="1">
        <w:r>
          <w:rPr>
            <w:rStyle w:val="Hyperlink"/>
            <w:lang w:val="en-ID"/>
          </w:rPr>
          <w:t>https://doi.org/10.1016/j.jenvman.2009.01.001</w:t>
        </w:r>
      </w:hyperlink>
    </w:p>
    <w:p w14:paraId="741D34CE" w14:textId="736768F3" w:rsidR="009102A7" w:rsidRDefault="009102A7" w:rsidP="00C24B73">
      <w:pPr>
        <w:spacing w:after="120" w:line="360" w:lineRule="auto"/>
        <w:ind w:left="567" w:hanging="567"/>
        <w:jc w:val="both"/>
        <w:rPr>
          <w:lang w:val="en-ID"/>
        </w:rPr>
      </w:pPr>
      <w:r>
        <w:rPr>
          <w:lang w:val="en-ID"/>
        </w:rPr>
        <w:t xml:space="preserve">Republik Indonesia. (2023). </w:t>
      </w:r>
      <w:r>
        <w:rPr>
          <w:i/>
          <w:iCs/>
          <w:lang w:val="en-ID"/>
        </w:rPr>
        <w:t>Peraturan Pemerintah Republik Indonesia Nomor 11 Tahun 2023 tentang Penangkapan Ikan Terukur</w:t>
      </w:r>
      <w:r>
        <w:rPr>
          <w:lang w:val="en-ID"/>
        </w:rPr>
        <w:t>. Jakarta: Sekretariat Negara Republik Indonesia.</w:t>
      </w:r>
    </w:p>
    <w:p w14:paraId="2A040CC6" w14:textId="76E5963E" w:rsidR="0085158E" w:rsidRDefault="0085158E" w:rsidP="00C24B73">
      <w:pPr>
        <w:spacing w:after="120" w:line="360" w:lineRule="auto"/>
        <w:ind w:left="567" w:hanging="567"/>
        <w:jc w:val="both"/>
        <w:rPr>
          <w:lang w:val="en-ID"/>
        </w:rPr>
      </w:pPr>
      <w:r>
        <w:rPr>
          <w:lang w:val="en-ID"/>
        </w:rPr>
        <w:t xml:space="preserve">Republik Indonesia. (2009). </w:t>
      </w:r>
      <w:r>
        <w:rPr>
          <w:i/>
          <w:iCs/>
          <w:lang w:val="en-ID"/>
        </w:rPr>
        <w:t>Undang-Undang Republik Indonesia Nomor 45 Tahun 2009 tentang Perubahan atas Undang-Undang Nomor 31 Tahun 2004 tentang Perikanan</w:t>
      </w:r>
      <w:r>
        <w:rPr>
          <w:lang w:val="en-ID"/>
        </w:rPr>
        <w:t>. Jakarta: Sekretariat Negara Republik Indonesia.</w:t>
      </w:r>
    </w:p>
    <w:p w14:paraId="4590BB49" w14:textId="15B545FF" w:rsidR="003101A1" w:rsidRDefault="00580014" w:rsidP="00580014">
      <w:pPr>
        <w:spacing w:after="120" w:line="360" w:lineRule="auto"/>
        <w:ind w:left="567" w:hanging="567"/>
        <w:jc w:val="both"/>
        <w:rPr>
          <w:lang w:val="en-ID"/>
        </w:rPr>
      </w:pPr>
      <w:r>
        <w:rPr>
          <w:lang w:val="en-ID"/>
        </w:rPr>
        <w:t xml:space="preserve">Retnoningtyas, H., Yulianto, I., Soemodinoto, A., Herdiana, Y., Kartawijaya, T., Natsir, M., &amp; Haryanto, J. T. (2021). </w:t>
      </w:r>
      <w:r>
        <w:rPr>
          <w:i/>
          <w:iCs/>
          <w:lang w:val="en-ID"/>
        </w:rPr>
        <w:t>Stakeholder participation in management planning for grouper and snapper fisheries in West Nusa Tenggara Province, Indonesia</w:t>
      </w:r>
      <w:r>
        <w:rPr>
          <w:lang w:val="en-ID"/>
        </w:rPr>
        <w:t xml:space="preserve">. </w:t>
      </w:r>
      <w:r>
        <w:rPr>
          <w:b/>
          <w:bCs/>
          <w:lang w:val="en-ID"/>
        </w:rPr>
        <w:t>Marine Policy, 128</w:t>
      </w:r>
      <w:r>
        <w:rPr>
          <w:lang w:val="en-ID"/>
        </w:rPr>
        <w:t xml:space="preserve">, 104452. </w:t>
      </w:r>
      <w:hyperlink r:id="rId43" w:history="1">
        <w:r>
          <w:rPr>
            <w:rStyle w:val="Hyperlink"/>
            <w:lang w:val="en-ID"/>
          </w:rPr>
          <w:t>https://doi.org/10.1016/j.marpol.2021.104452</w:t>
        </w:r>
      </w:hyperlink>
    </w:p>
    <w:p w14:paraId="72FD7414" w14:textId="3FDD6F36" w:rsidR="004F22CE" w:rsidRDefault="004F22CE" w:rsidP="004F22CE">
      <w:pPr>
        <w:spacing w:after="120" w:line="360" w:lineRule="auto"/>
        <w:ind w:left="567" w:hanging="567"/>
        <w:jc w:val="both"/>
        <w:rPr>
          <w:rStyle w:val="Hyperlink"/>
          <w:color w:val="auto"/>
          <w:lang w:val="en-ID"/>
        </w:rPr>
      </w:pPr>
      <w:r>
        <w:rPr>
          <w:lang w:val="en-ID"/>
        </w:rPr>
        <w:t xml:space="preserve">SEAFDEC. (2025). </w:t>
      </w:r>
      <w:r>
        <w:rPr>
          <w:i/>
          <w:iCs/>
          <w:lang w:val="en-ID"/>
        </w:rPr>
        <w:t>Fisheries country profile: Indonesia 2025</w:t>
      </w:r>
      <w:r>
        <w:rPr>
          <w:lang w:val="en-ID"/>
        </w:rPr>
        <w:t xml:space="preserve">. Southeast Asian Fisheries Development Center. </w:t>
      </w:r>
      <w:hyperlink r:id="rId44" w:history="1">
        <w:r>
          <w:rPr>
            <w:rStyle w:val="Hyperlink"/>
            <w:color w:val="auto"/>
            <w:lang w:val="en-ID"/>
          </w:rPr>
          <w:t>https://www.seafdec.org/fisheries-country-profile-indonesia/</w:t>
        </w:r>
      </w:hyperlink>
    </w:p>
    <w:p w14:paraId="2D0032ED" w14:textId="052EFD93" w:rsidR="00DD3695" w:rsidRDefault="00DD3695" w:rsidP="004F22CE">
      <w:pPr>
        <w:spacing w:after="120" w:line="360" w:lineRule="auto"/>
        <w:ind w:left="567" w:hanging="567"/>
        <w:jc w:val="both"/>
        <w:rPr>
          <w:rStyle w:val="Hyperlink"/>
          <w:color w:val="auto"/>
          <w:lang w:val="en-ID"/>
        </w:rPr>
      </w:pPr>
      <w:r>
        <w:t xml:space="preserve">Siegel, S., &amp; Castellan, N. J., Jr. (1988). </w:t>
      </w:r>
      <w:r>
        <w:rPr>
          <w:rStyle w:val="Emphasis"/>
        </w:rPr>
        <w:t>Nonparametric statistics for the behavioral sciences</w:t>
      </w:r>
      <w:r>
        <w:t xml:space="preserve"> (2nd ed.). New York, NY: McGraw-Hill.</w:t>
      </w:r>
    </w:p>
    <w:p w14:paraId="05321259" w14:textId="09134F59" w:rsidR="0015087C" w:rsidRPr="004F22CE" w:rsidRDefault="0015087C" w:rsidP="004F22CE">
      <w:pPr>
        <w:spacing w:after="120" w:line="360" w:lineRule="auto"/>
        <w:ind w:left="567" w:hanging="567"/>
        <w:jc w:val="both"/>
        <w:rPr>
          <w:lang w:val="en-ID"/>
        </w:rPr>
      </w:pPr>
      <w:r>
        <w:rPr>
          <w:lang w:val="en-ID"/>
        </w:rPr>
        <w:lastRenderedPageBreak/>
        <w:t xml:space="preserve">United Nations. (2015). </w:t>
      </w:r>
      <w:r>
        <w:rPr>
          <w:i/>
          <w:iCs/>
          <w:lang w:val="en-ID"/>
        </w:rPr>
        <w:t>Transforming our world: The 2030 Agenda for Sustainable Development</w:t>
      </w:r>
      <w:r>
        <w:rPr>
          <w:lang w:val="en-ID"/>
        </w:rPr>
        <w:t>. New York, NY: Author.</w:t>
      </w:r>
    </w:p>
    <w:p w14:paraId="41BD57BD" w14:textId="2AC4B14A" w:rsidR="004F22CE" w:rsidRDefault="004F22CE" w:rsidP="004F22CE">
      <w:pPr>
        <w:spacing w:after="120" w:line="360" w:lineRule="auto"/>
        <w:ind w:left="567" w:hanging="567"/>
        <w:jc w:val="both"/>
        <w:rPr>
          <w:rStyle w:val="Hyperlink"/>
          <w:color w:val="auto"/>
          <w:lang w:val="en-ID"/>
        </w:rPr>
      </w:pPr>
      <w:r>
        <w:rPr>
          <w:lang w:val="en-ID"/>
        </w:rPr>
        <w:t xml:space="preserve">Warren, C., &amp; Steenbergen, D. J. (2021). Fisheries decline, local livelihoods and conflicted governance: An Indonesian case. </w:t>
      </w:r>
      <w:r>
        <w:rPr>
          <w:i/>
          <w:iCs/>
          <w:lang w:val="en-ID"/>
        </w:rPr>
        <w:t>Ocean &amp; Coastal Management, 202</w:t>
      </w:r>
      <w:r>
        <w:rPr>
          <w:lang w:val="en-ID"/>
        </w:rPr>
        <w:t xml:space="preserve">, 105498. </w:t>
      </w:r>
      <w:hyperlink r:id="rId45" w:history="1">
        <w:r>
          <w:rPr>
            <w:rStyle w:val="Hyperlink"/>
            <w:color w:val="auto"/>
            <w:lang w:val="en-ID"/>
          </w:rPr>
          <w:t>https://doi.org/10.1016/j.ocecoaman.2020.105498</w:t>
        </w:r>
      </w:hyperlink>
    </w:p>
    <w:p w14:paraId="17DBD25E" w14:textId="60041E3D" w:rsidR="004F22CE" w:rsidRDefault="004F22CE" w:rsidP="00E63362">
      <w:pPr>
        <w:spacing w:after="120" w:line="360" w:lineRule="auto"/>
        <w:ind w:left="567" w:hanging="567"/>
        <w:jc w:val="both"/>
        <w:rPr>
          <w:rStyle w:val="Hyperlink"/>
          <w:color w:val="auto"/>
          <w:lang w:val="en-ID"/>
        </w:rPr>
      </w:pPr>
      <w:r>
        <w:rPr>
          <w:lang w:val="en-ID"/>
        </w:rPr>
        <w:t>Zulbainarni, N., Indrawan, D., &amp; Khumaera, N. I. (2020). Does Indonesia's fisheries governance ready to achieve SDG's 14? The role of multi-</w:t>
      </w:r>
      <w:r>
        <w:rPr>
          <w:i/>
          <w:lang w:val="en-ID"/>
        </w:rPr>
        <w:t>stakeholder</w:t>
      </w:r>
      <w:r>
        <w:rPr>
          <w:lang w:val="en-ID"/>
        </w:rPr>
        <w:t xml:space="preserve"> in fisheries policy. </w:t>
      </w:r>
      <w:r>
        <w:rPr>
          <w:i/>
          <w:iCs/>
          <w:lang w:val="en-ID"/>
        </w:rPr>
        <w:t>IOP Conference Series: Earth and Environmental Science, 420</w:t>
      </w:r>
      <w:r>
        <w:rPr>
          <w:lang w:val="en-ID"/>
        </w:rPr>
        <w:t xml:space="preserve">, 012035. </w:t>
      </w:r>
      <w:hyperlink r:id="rId46" w:history="1">
        <w:r>
          <w:rPr>
            <w:rStyle w:val="Hyperlink"/>
            <w:color w:val="auto"/>
            <w:lang w:val="en-ID"/>
          </w:rPr>
          <w:t>https://doi.org/10.1088/1755-1315/420/1/012035</w:t>
        </w:r>
      </w:hyperlink>
    </w:p>
    <w:p w14:paraId="08F01B26" w14:textId="7E4E33D4" w:rsidR="00C24B73" w:rsidRDefault="00C24B73" w:rsidP="004F22CE">
      <w:pPr>
        <w:spacing w:after="120" w:line="360" w:lineRule="auto"/>
        <w:ind w:left="567" w:hanging="567"/>
        <w:jc w:val="both"/>
        <w:rPr>
          <w:rStyle w:val="Hyperlink"/>
          <w:color w:val="auto"/>
          <w:lang w:val="en-ID"/>
        </w:rPr>
      </w:pPr>
    </w:p>
    <w:p w14:paraId="7B8CE8CA" w14:textId="77777777" w:rsidR="00EA42A9" w:rsidRPr="00782535" w:rsidRDefault="00EA42A9" w:rsidP="00C40413">
      <w:pPr>
        <w:spacing w:line="360" w:lineRule="auto"/>
        <w:jc w:val="both"/>
      </w:pPr>
    </w:p>
    <w:sectPr w:rsidR="00EA42A9" w:rsidRPr="00782535" w:rsidSect="00305759">
      <w:headerReference w:type="first" r:id="rId47"/>
      <w:footerReference w:type="first" r:id="rId48"/>
      <w:pgSz w:w="11906" w:h="16838" w:code="9"/>
      <w:pgMar w:top="1440" w:right="1440" w:bottom="1440" w:left="2019" w:header="1134" w:footer="709"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dha Farida" w:date="2026-09-29T14:25:00Z" w:initials="IDF">
    <w:p w14:paraId="03D99DFD" w14:textId="77777777" w:rsidR="00C33631" w:rsidRDefault="00C33631" w:rsidP="00C33631">
      <w:pPr>
        <w:pStyle w:val="CommentText"/>
      </w:pPr>
      <w:r>
        <w:rPr>
          <w:rStyle w:val="CommentReference"/>
        </w:rPr>
        <w:annotationRef/>
      </w:r>
      <w:r>
        <w:t>Ini seperti ada 2 judul penelitian, fokusnya yang manakah?</w:t>
      </w:r>
    </w:p>
  </w:comment>
  <w:comment w:id="1" w:author="Ridwan S" w:date="2026-09-29T16:08:00Z" w:initials="RS">
    <w:p w14:paraId="6D856E59" w14:textId="5EEE4768" w:rsidR="00853150" w:rsidRDefault="00853150">
      <w:pPr>
        <w:pStyle w:val="CommentText"/>
      </w:pPr>
      <w:r>
        <w:rPr>
          <w:rStyle w:val="CommentReference"/>
        </w:rPr>
        <w:annotationRef/>
      </w:r>
      <w:r w:rsidRPr="00853150">
        <w:t>Fokusnya satu, Bu, yaitu pengelolaan perikanan tangkap berkelanjutan di Kota Cilegon. “Strategi kebijakan partisipatif berbasis persepsi dan peran stakeholder” merupakan pendekatan sekaligus output akhir penelitian, bukan fokus penelitian kedua. Alurnya: pengelolaan perikanan berkelanjutan → dianalisis berdasarkan persepsi dan peran stakeholder → dirumuskan menjadi strategi kebijakan partisipatif.</w:t>
      </w:r>
      <w:r w:rsidR="00374582">
        <w:t xml:space="preserve"> Demikian Bu, terima kasih.</w:t>
      </w:r>
    </w:p>
  </w:comment>
  <w:comment w:id="185" w:author="user" w:date="2026-09-28T09:09:00Z" w:initials="u">
    <w:p w14:paraId="2D217F46" w14:textId="0DA75827" w:rsidR="00E540E8" w:rsidRDefault="00E540E8">
      <w:pPr>
        <w:pStyle w:val="CommentText"/>
      </w:pPr>
      <w:r>
        <w:rPr>
          <w:rStyle w:val="CommentReference"/>
        </w:rPr>
        <w:annotationRef/>
      </w:r>
      <w:r>
        <w:t>Hapuskan, cukup Latar Belakang</w:t>
      </w:r>
    </w:p>
  </w:comment>
  <w:comment w:id="186" w:author="user" w:date="2026-09-28T09:09:00Z" w:initials="u">
    <w:p w14:paraId="08A68BB9" w14:textId="784ADC05" w:rsidR="00E540E8" w:rsidRDefault="00E540E8">
      <w:pPr>
        <w:pStyle w:val="CommentText"/>
      </w:pPr>
      <w:r>
        <w:rPr>
          <w:rStyle w:val="CommentReference"/>
        </w:rPr>
        <w:annotationRef/>
      </w:r>
    </w:p>
  </w:comment>
  <w:comment w:id="189" w:author="user" w:date="2026-09-28T09:10:00Z" w:initials="u">
    <w:p w14:paraId="4814FF9C" w14:textId="706B24C4" w:rsidR="00E540E8" w:rsidRDefault="00E540E8">
      <w:pPr>
        <w:pStyle w:val="CommentText"/>
      </w:pPr>
      <w:r>
        <w:rPr>
          <w:rStyle w:val="CommentReference"/>
        </w:rPr>
        <w:annotationRef/>
      </w:r>
      <w:r>
        <w:t>Huruf n kecil</w:t>
      </w:r>
    </w:p>
  </w:comment>
  <w:comment w:id="190" w:author="user" w:date="2026-09-28T09:10:00Z" w:initials="u">
    <w:p w14:paraId="3A66F2CD" w14:textId="1A7D6D67" w:rsidR="00E540E8" w:rsidRDefault="00E540E8">
      <w:pPr>
        <w:pStyle w:val="CommentText"/>
      </w:pPr>
      <w:r>
        <w:rPr>
          <w:rStyle w:val="CommentReference"/>
        </w:rPr>
        <w:annotationRef/>
      </w:r>
    </w:p>
  </w:comment>
  <w:comment w:id="195" w:author="Idha Farida" w:date="2026-09-29T14:00:00Z" w:initials="IDF">
    <w:p w14:paraId="7884683E" w14:textId="77777777" w:rsidR="003F0438" w:rsidRDefault="003F0438" w:rsidP="003F0438">
      <w:pPr>
        <w:pStyle w:val="CommentText"/>
      </w:pPr>
      <w:r>
        <w:rPr>
          <w:rStyle w:val="CommentReference"/>
        </w:rPr>
        <w:annotationRef/>
      </w:r>
      <w:r>
        <w:t>Kata dari digunakan di awal kalimat sebagai keterangan namun harus ada subjek kalimat</w:t>
      </w:r>
    </w:p>
  </w:comment>
  <w:comment w:id="196" w:author="Ridwan S" w:date="2026-09-29T22:49:00Z" w:initials="RS">
    <w:p w14:paraId="71DB199A" w14:textId="60D5CE29" w:rsidR="002357EC" w:rsidRDefault="00D732EB">
      <w:r>
        <w:rPr>
          <w:rStyle w:val="CommentReference"/>
        </w:rPr>
        <w:annotationRef/>
      </w:r>
      <w:r w:rsidR="00D9669C">
        <w:rPr>
          <w:color w:val="000000"/>
          <w:sz w:val="20"/>
          <w:szCs w:val="20"/>
        </w:rPr>
        <w:t>Baik</w:t>
      </w:r>
      <w:r>
        <w:rPr>
          <w:color w:val="000000"/>
          <w:sz w:val="20"/>
          <w:szCs w:val="20"/>
        </w:rPr>
        <w:t xml:space="preserve"> Bu, kalimat sudah saya perbaiki sehingga tidak lagi diawali kata "dari" dan langsung memuat subjek, yaitu "Data pelaku usaha perikanan tangkap di Kota Cilegon". Terima kasih, Bu.</w:t>
      </w:r>
    </w:p>
  </w:comment>
  <w:comment w:id="198" w:author="Idha Farida" w:date="2026-09-29T14:04:00Z" w:initials="IDF">
    <w:p w14:paraId="594C52F0" w14:textId="77777777" w:rsidR="003F0438" w:rsidRDefault="003F0438" w:rsidP="003F0438">
      <w:pPr>
        <w:pStyle w:val="CommentText"/>
      </w:pPr>
      <w:r>
        <w:rPr>
          <w:rStyle w:val="CommentReference"/>
        </w:rPr>
        <w:annotationRef/>
      </w:r>
      <w:r>
        <w:t>Terlalu banyak kata dalam di alinea ini</w:t>
      </w:r>
    </w:p>
  </w:comment>
  <w:comment w:id="199" w:author="Ridwan S" w:date="2026-10-02T14:31:00Z" w:initials="RS">
    <w:p w14:paraId="50B6DC17" w14:textId="2A6A00A2" w:rsidR="007B733F" w:rsidRDefault="007B733F">
      <w:pPr>
        <w:pStyle w:val="CommentText"/>
      </w:pPr>
      <w:r>
        <w:rPr>
          <w:rStyle w:val="CommentReference"/>
        </w:rPr>
        <w:annotationRef/>
      </w:r>
      <w:r>
        <w:t>Baik Bu</w:t>
      </w:r>
    </w:p>
  </w:comment>
  <w:comment w:id="205" w:author="Idha Farida" w:date="2026-09-29T14:05:00Z" w:initials="IDF">
    <w:p w14:paraId="7D94E36A" w14:textId="77777777" w:rsidR="003F0438" w:rsidRDefault="003F0438" w:rsidP="003F0438">
      <w:pPr>
        <w:pStyle w:val="CommentText"/>
      </w:pPr>
      <w:r>
        <w:rPr>
          <w:rStyle w:val="CommentReference"/>
        </w:rPr>
        <w:annotationRef/>
      </w:r>
      <w:r>
        <w:t>Kurangi kata dalam di alinea ini</w:t>
      </w:r>
    </w:p>
  </w:comment>
  <w:comment w:id="206" w:author="Ridwan S" w:date="2026-10-02T14:31:00Z" w:initials="RS">
    <w:p w14:paraId="3FA71571" w14:textId="3FA1B5BB" w:rsidR="007B733F" w:rsidRDefault="007B733F">
      <w:pPr>
        <w:pStyle w:val="CommentText"/>
      </w:pPr>
      <w:r>
        <w:rPr>
          <w:rStyle w:val="CommentReference"/>
        </w:rPr>
        <w:annotationRef/>
      </w:r>
      <w:r>
        <w:rPr>
          <w:rStyle w:val="CommentReference"/>
        </w:rPr>
        <w:t>Baik Bu sudah saya perbaiki</w:t>
      </w:r>
    </w:p>
  </w:comment>
  <w:comment w:id="217" w:author="Idha Farida" w:date="2026-09-29T14:06:00Z" w:initials="IDF">
    <w:p w14:paraId="1D267D43" w14:textId="77777777" w:rsidR="003F0438" w:rsidRDefault="003F0438" w:rsidP="003F0438">
      <w:pPr>
        <w:pStyle w:val="CommentText"/>
      </w:pPr>
      <w:r>
        <w:rPr>
          <w:rStyle w:val="CommentReference"/>
        </w:rPr>
        <w:annotationRef/>
      </w:r>
      <w:r>
        <w:t>Posisi peran stakeholdernya bagaimana?</w:t>
      </w:r>
    </w:p>
  </w:comment>
  <w:comment w:id="218" w:author="Ridwan S" w:date="2026-09-29T16:18:00Z" w:initials="RS">
    <w:p w14:paraId="171CCF27" w14:textId="060EF9E9" w:rsidR="00507D8A" w:rsidRDefault="00507D8A">
      <w:pPr>
        <w:pStyle w:val="CommentText"/>
      </w:pPr>
      <w:r>
        <w:rPr>
          <w:rStyle w:val="CommentReference"/>
        </w:rPr>
        <w:annotationRef/>
      </w:r>
      <w:r w:rsidRPr="00507D8A">
        <w:t>Baik, Bu. Terima kasih atas koreksinya. Saya lengkapi bagian tersebut dengan posisi dan peran stakeholder. Selanjutnya akan dijelaskan bahwa posisi stakeholder dipetakan berdasarkan tingkat kepentingan (interest) dan pengaruh (influence), sedangkan perannya dianalisis dalam kaitannya dengan pengelolaan perikanan tangkap berkelanjutan.</w:t>
      </w:r>
    </w:p>
  </w:comment>
  <w:comment w:id="226" w:author="Idha Farida" w:date="2026-09-29T14:08:00Z" w:initials="IDF">
    <w:p w14:paraId="163D3432" w14:textId="77777777" w:rsidR="00C33631" w:rsidRDefault="003F0438" w:rsidP="00C33631">
      <w:pPr>
        <w:pStyle w:val="CommentText"/>
      </w:pPr>
      <w:r>
        <w:rPr>
          <w:rStyle w:val="CommentReference"/>
        </w:rPr>
        <w:annotationRef/>
      </w:r>
      <w:r w:rsidR="00C33631">
        <w:t>Rumusan masalah terlalu banyak, bisa diringkas misal menjadi 3 atau 4 saja</w:t>
      </w:r>
    </w:p>
  </w:comment>
  <w:comment w:id="227" w:author="Ridwan S" w:date="2026-09-29T17:37:00Z" w:initials="RS">
    <w:p w14:paraId="33D2D8D5" w14:textId="6B8B94B9" w:rsidR="005F4ECC" w:rsidRDefault="005F4ECC">
      <w:pPr>
        <w:pStyle w:val="CommentText"/>
      </w:pPr>
      <w:r>
        <w:rPr>
          <w:rStyle w:val="CommentReference"/>
        </w:rPr>
        <w:annotationRef/>
      </w:r>
      <w:r>
        <w:t>Baik Bu</w:t>
      </w:r>
    </w:p>
  </w:comment>
  <w:comment w:id="229" w:author="Idha Farida" w:date="2026-09-29T14:10:00Z" w:initials="IDF">
    <w:p w14:paraId="158F1AD3" w14:textId="77777777" w:rsidR="00C33631" w:rsidRDefault="0056639C" w:rsidP="00C33631">
      <w:pPr>
        <w:pStyle w:val="CommentText"/>
      </w:pPr>
      <w:r>
        <w:rPr>
          <w:rStyle w:val="CommentReference"/>
        </w:rPr>
        <w:annotationRef/>
      </w:r>
      <w:r w:rsidR="00C33631">
        <w:t>Rumusan ini bisa digabungkan ke dalam rumusan 5</w:t>
      </w:r>
    </w:p>
  </w:comment>
  <w:comment w:id="230" w:author="Ridwan S" w:date="2026-09-29T22:49:00Z" w:initials="RS">
    <w:p w14:paraId="260A461B" w14:textId="77777777" w:rsidR="002357EC" w:rsidRDefault="00D732EB">
      <w:r>
        <w:rPr>
          <w:rStyle w:val="CommentReference"/>
        </w:rPr>
        <w:annotationRef/>
      </w:r>
      <w:r>
        <w:rPr>
          <w:color w:val="000000"/>
          <w:sz w:val="20"/>
          <w:szCs w:val="20"/>
        </w:rPr>
        <w:t>Ijin menambahkan Bu, setelah rumusan masalah digabung menjadi empat, tujuan penelitian pada Bab I juga sudah saya sesuaikan menjadi empat butir agar sejajar dengan rumusan masalah.</w:t>
      </w:r>
    </w:p>
  </w:comment>
  <w:comment w:id="231" w:author="Ridwan S" w:date="2026-09-29T17:37:00Z" w:initials="RS">
    <w:p w14:paraId="64D57BFC" w14:textId="06C8877F" w:rsidR="005F4ECC" w:rsidRDefault="005F4ECC">
      <w:pPr>
        <w:pStyle w:val="CommentText"/>
      </w:pPr>
      <w:r>
        <w:rPr>
          <w:rStyle w:val="CommentReference"/>
        </w:rPr>
        <w:annotationRef/>
      </w:r>
      <w:r w:rsidRPr="005F4ECC">
        <w:t>Baik, Bu. Dua rumusan masalah tersebut saya gabungkan agar lebih ringkas. Rumusan masalah yang baru menghubungkan identifikasi faktor pendukung dan penghambat dengan perumusan strategi kebijakan, sehingga jumlah rumusan masalah menjadi empat dan tetap mencakup seluruh tujuan penelitian.</w:t>
      </w:r>
    </w:p>
  </w:comment>
  <w:comment w:id="239" w:author="Idha Farida" w:date="2026-09-29T14:09:00Z" w:initials="IDF">
    <w:p w14:paraId="02826B38" w14:textId="75E8AAD8" w:rsidR="0056639C" w:rsidRDefault="0056639C" w:rsidP="0056639C">
      <w:pPr>
        <w:pStyle w:val="CommentText"/>
      </w:pPr>
      <w:r>
        <w:rPr>
          <w:rStyle w:val="CommentReference"/>
        </w:rPr>
        <w:annotationRef/>
      </w:r>
      <w:r>
        <w:t>Di judul ada kata peran sedangkan di sini pemetaan, yang mana yang menjadi fokus penelitian ini?</w:t>
      </w:r>
    </w:p>
  </w:comment>
  <w:comment w:id="240" w:author="Ridwan S" w:date="2026-09-29T17:33:00Z" w:initials="RS">
    <w:p w14:paraId="1B960514" w14:textId="1476B129" w:rsidR="005F4ECC" w:rsidRDefault="005F4ECC">
      <w:pPr>
        <w:pStyle w:val="CommentText"/>
      </w:pPr>
      <w:r>
        <w:rPr>
          <w:rStyle w:val="CommentReference"/>
        </w:rPr>
        <w:annotationRef/>
      </w:r>
      <w:r>
        <w:t>Ya Bu, saya perbaiki sesuai judul, terima kasih</w:t>
      </w:r>
    </w:p>
  </w:comment>
  <w:comment w:id="251" w:author="Idha Farida" w:date="2026-09-29T14:34:00Z" w:initials="IDF">
    <w:p w14:paraId="2216740A" w14:textId="77777777" w:rsidR="007B3DB8" w:rsidRDefault="007B3DB8" w:rsidP="007B3DB8">
      <w:pPr>
        <w:pStyle w:val="CommentText"/>
      </w:pPr>
      <w:r>
        <w:rPr>
          <w:rStyle w:val="CommentReference"/>
        </w:rPr>
        <w:annotationRef/>
      </w:r>
      <w:r>
        <w:t xml:space="preserve">Pustaka tentang stakeholder masih minim, sedangkan ini adlaah kunci penelitian ini. Belum dijelaskan siapa saja sebenarnya stakeholder di dalam pengelolaan perikanan tangkap ini </w:t>
      </w:r>
    </w:p>
  </w:comment>
  <w:comment w:id="252" w:author="Ridwan S" w:date="2026-09-29T22:49:00Z" w:initials="RS">
    <w:p w14:paraId="7FB45A99" w14:textId="77777777" w:rsidR="002357EC" w:rsidRDefault="00D732EB">
      <w:r>
        <w:rPr>
          <w:rStyle w:val="CommentReference"/>
        </w:rPr>
        <w:annotationRef/>
      </w:r>
      <w:r>
        <w:rPr>
          <w:color w:val="000000"/>
          <w:sz w:val="20"/>
          <w:szCs w:val="20"/>
        </w:rPr>
        <w:t>Baik Bu, terima kasih atas masukannya. Pada Bab II bagian A.2 saya tambahkan kajian teori stakeholder (Grimble &amp; Wellard, 1997; Mitchell et al., 1997; Reed et al., 2009) dan pendekatan pengelolaan bersama (Pomeroy &amp; Rivera-Guieb, 2006), beserta pembedaan konsep posisi dan peran stakeholder. Pengelompokan stakeholder di Kota Cilegon dikaitkan dengan Bab III bagian D (Tabel 3.1), dan ketiga referensi baru sudah masuk daftar pustaka.</w:t>
      </w:r>
    </w:p>
  </w:comment>
  <w:comment w:id="287" w:author="user" w:date="2026-09-28T09:48:00Z" w:initials="u">
    <w:p w14:paraId="1DFDEC01" w14:textId="63D0960A" w:rsidR="00D24E3C" w:rsidRDefault="00D24E3C">
      <w:pPr>
        <w:pStyle w:val="CommentText"/>
      </w:pPr>
      <w:r>
        <w:rPr>
          <w:rStyle w:val="CommentReference"/>
        </w:rPr>
        <w:annotationRef/>
      </w:r>
      <w:r>
        <w:t>Tabel 2.1</w:t>
      </w:r>
    </w:p>
  </w:comment>
  <w:comment w:id="410" w:author="Idha Farida" w:date="2026-09-29T14:31:00Z" w:initials="IDF">
    <w:p w14:paraId="4DF63543" w14:textId="77777777" w:rsidR="00C1686A" w:rsidRDefault="00C1686A" w:rsidP="00C1686A">
      <w:pPr>
        <w:pStyle w:val="CommentText"/>
      </w:pPr>
      <w:r>
        <w:rPr>
          <w:rStyle w:val="CommentReference"/>
        </w:rPr>
        <w:annotationRef/>
      </w:r>
      <w:r>
        <w:t>Peneliti belum menjelaskan alasan pemilihan 5 stakeholder untuk penelitian ini</w:t>
      </w:r>
    </w:p>
  </w:comment>
  <w:comment w:id="411" w:author="Ridwan S" w:date="2026-09-29T22:49:00Z" w:initials="RS">
    <w:p w14:paraId="005902E7" w14:textId="45A51DCD" w:rsidR="002357EC" w:rsidRDefault="00D732EB">
      <w:r>
        <w:rPr>
          <w:rStyle w:val="CommentReference"/>
        </w:rPr>
        <w:annotationRef/>
      </w:r>
      <w:r>
        <w:rPr>
          <w:color w:val="000000"/>
          <w:sz w:val="20"/>
          <w:szCs w:val="20"/>
        </w:rPr>
        <w:t xml:space="preserve">Ijin menanggapi Bu, alasan pemilihan </w:t>
      </w:r>
      <w:r w:rsidR="00AE0984">
        <w:rPr>
          <w:color w:val="000000"/>
          <w:sz w:val="20"/>
          <w:szCs w:val="20"/>
        </w:rPr>
        <w:t>5</w:t>
      </w:r>
      <w:r>
        <w:rPr>
          <w:color w:val="000000"/>
          <w:sz w:val="20"/>
          <w:szCs w:val="20"/>
        </w:rPr>
        <w:t xml:space="preserve"> kelompok stakeholder sudah saya tambahkan sebelum Tabel 3.1, mengacu pada definisi Freeman (1984), atribut kekuasaan, legitimasi, dan urgensi (Mitchell et al., 1997), serta tahapan identifikasi dan kategorisasi (Reed et al., 2009), disertai batas penelitian pada tingkat Kota Cilegon. Terima kasih Bu.</w:t>
      </w:r>
    </w:p>
  </w:comment>
  <w:comment w:id="426" w:author="user" w:date="2026-09-28T11:47:00Z" w:initials="u">
    <w:p w14:paraId="6B98E87C" w14:textId="77777777" w:rsidR="00327185" w:rsidRDefault="00327185">
      <w:pPr>
        <w:pStyle w:val="CommentText"/>
      </w:pPr>
      <w:r>
        <w:rPr>
          <w:rStyle w:val="CommentReference"/>
        </w:rPr>
        <w:annotationRef/>
      </w:r>
      <w:r>
        <w:t>Untuk keterwakilan nelayannya bagaimana?  Apakah cukup ketua KUB nya?  Padahal nelayannya ada 723 orang</w:t>
      </w:r>
    </w:p>
    <w:p w14:paraId="564E6864" w14:textId="2A7424AC" w:rsidR="00327185" w:rsidRDefault="00327185">
      <w:pPr>
        <w:pStyle w:val="CommentText"/>
      </w:pPr>
    </w:p>
  </w:comment>
  <w:comment w:id="427" w:author="Ridwan S" w:date="2026-09-28T13:24:00Z" w:initials="RS">
    <w:p w14:paraId="1943F6BB" w14:textId="4968B0CF" w:rsidR="008A26AB" w:rsidRDefault="008A26AB">
      <w:pPr>
        <w:pStyle w:val="CommentText"/>
      </w:pPr>
      <w:r>
        <w:rPr>
          <w:rStyle w:val="CommentReference"/>
        </w:rPr>
        <w:annotationRef/>
      </w:r>
      <w:r>
        <w:t xml:space="preserve">Ijin menanggapi Bu, </w:t>
      </w:r>
      <w:r w:rsidR="00CD41FC" w:rsidRPr="00CD41FC">
        <w:t>Pemilihan ketua KUB sebagai responden pelaku usaha perikanan tangkap tidak dimaksudkan untuk memperoleh representasi statistik dari 723 nelayan, melainkan untuk memperoleh informasi dari perwakilan kelembagaan nelayan yang memiliki pengetahuan mengenai kondisi anggota, aktivitas penangkapan, permasalahan, serta proses pengelolaan perikanan di wilayahnya.</w:t>
      </w:r>
      <w:r w:rsidR="00CD41FC">
        <w:t xml:space="preserve">  Saya sudah coba bertanya ke beberapa anggota nelayan terkait rencana kegiatan penelitian, namun mereka kurang dapat memahami Bu, berbeda dengan para ketuanya (KUB) yg lebih paham.  </w:t>
      </w:r>
      <w:r w:rsidR="00CD41FC" w:rsidRPr="00CD41FC">
        <w:t xml:space="preserve">Dengan demikian, 15 ketua KUB diposisikan sebagai perwakilan kelembagaan dari KUB terpilih, bukan sebagai sampel probabilitas yang secara statistik mewakili 723 nelayan. Konsekuensinya, hasil penelitian pada kelompok pelaku usaha perikanan tangkap tidak digunakan untuk mengestimasi atau menggeneralisasikan karakteristik seluruh nelayan, tetapi untuk menggambarkan persepsi stakeholder yang menjadi responden penelitian dan memperoleh informasi yang relevan dengan tujuan penelitian. </w:t>
      </w:r>
      <w:r w:rsidR="00CD41FC">
        <w:t>p</w:t>
      </w:r>
      <w:r w:rsidR="00CD41FC" w:rsidRPr="00CD41FC">
        <w:t xml:space="preserve">emilihan informan berdasarkan relevansi dan kekayaan informasi tersebut </w:t>
      </w:r>
      <w:r w:rsidR="004C04EC">
        <w:t>mengikuti konsep</w:t>
      </w:r>
      <w:r w:rsidR="00CD41FC" w:rsidRPr="00CD41FC">
        <w:t xml:space="preserve"> purposeful sampling</w:t>
      </w:r>
      <w:r w:rsidR="004C04EC">
        <w:t>. Terimakaish atas review-nya bu</w:t>
      </w:r>
    </w:p>
  </w:comment>
  <w:comment w:id="428" w:author="Ridwan S" w:date="2026-09-28T13:39:00Z" w:initials="RS">
    <w:p w14:paraId="5053DABA" w14:textId="7A514229" w:rsidR="004C04EC" w:rsidRDefault="004C04EC">
      <w:pPr>
        <w:pStyle w:val="CommentText"/>
      </w:pPr>
      <w:r>
        <w:rPr>
          <w:rStyle w:val="CommentReference"/>
        </w:rPr>
        <w:annotationRef/>
      </w:r>
      <w:r>
        <w:t>Oiya punten Bu, bulan kemarin saya sudah menemui beberapa ketua KUB, informasi dari mereka, selain ketua KUB, mereka juga sebagai pengepul hasil tangkap anggotanya dan juga juragan kapal. Demikian Bu, semoga dapat dimaklumi. Terima kasih.</w:t>
      </w:r>
    </w:p>
  </w:comment>
  <w:comment w:id="540" w:author="Idha Farida" w:date="2026-09-29T14:38:00Z" w:initials="IDF">
    <w:p w14:paraId="143F8307" w14:textId="77777777" w:rsidR="005D18C4" w:rsidRDefault="005D18C4" w:rsidP="005D18C4">
      <w:pPr>
        <w:pStyle w:val="CommentText"/>
      </w:pPr>
      <w:r>
        <w:rPr>
          <w:rStyle w:val="CommentReference"/>
        </w:rPr>
        <w:annotationRef/>
      </w:r>
      <w:r>
        <w:t>Untuk jumlah sampel ini bisa dibuatkan dalam tabel seperti tabel peserta FGD</w:t>
      </w:r>
    </w:p>
  </w:comment>
  <w:comment w:id="541" w:author="Ridwan S" w:date="2026-09-29T17:41:00Z" w:initials="RS">
    <w:p w14:paraId="1C121488" w14:textId="1EC8CBA3" w:rsidR="006D6457" w:rsidRDefault="006D6457">
      <w:pPr>
        <w:pStyle w:val="CommentText"/>
      </w:pPr>
      <w:r>
        <w:rPr>
          <w:rStyle w:val="CommentReference"/>
        </w:rPr>
        <w:annotationRef/>
      </w:r>
      <w:r>
        <w:t>Baik Bu, terima kasih</w:t>
      </w:r>
    </w:p>
  </w:comment>
  <w:comment w:id="583" w:author="Idha Farida" w:date="2026-09-29T14:38:00Z" w:initials="IDF">
    <w:p w14:paraId="1F0354C7" w14:textId="77777777" w:rsidR="005D18C4" w:rsidRDefault="005D18C4" w:rsidP="005D18C4">
      <w:pPr>
        <w:pStyle w:val="CommentText"/>
      </w:pPr>
      <w:r>
        <w:rPr>
          <w:rStyle w:val="CommentReference"/>
        </w:rPr>
        <w:annotationRef/>
      </w:r>
      <w:r>
        <w:t>Variabel peran dimanakah?</w:t>
      </w:r>
    </w:p>
  </w:comment>
  <w:comment w:id="584" w:author="Ridwan S" w:date="2026-09-29T22:49:00Z" w:initials="RS">
    <w:p w14:paraId="4C7D9694" w14:textId="76D99032" w:rsidR="002357EC" w:rsidRDefault="00D732EB">
      <w:r>
        <w:rPr>
          <w:rStyle w:val="CommentReference"/>
        </w:rPr>
        <w:annotationRef/>
      </w:r>
      <w:r w:rsidR="00E75A41">
        <w:rPr>
          <w:color w:val="000000"/>
          <w:sz w:val="20"/>
          <w:szCs w:val="20"/>
        </w:rPr>
        <w:t>Baik Bu</w:t>
      </w:r>
      <w:r>
        <w:rPr>
          <w:color w:val="000000"/>
          <w:sz w:val="20"/>
          <w:szCs w:val="20"/>
        </w:rPr>
        <w:t>, variabel Peran sudah saya tambahkan sebagai definisi operasional (Bab II bagian D butir 5) dan sebagai baris 10 pada Tabel 3.3. Peran diturunkan dari posisi pada matriks interest-influence, intensitas partisipasi, serta hasil wawancara dan FGD, sehingga instrumen kuesioner (210 butir) tidak berubah. Terima kasi</w:t>
      </w:r>
      <w:r w:rsidR="00E75A41">
        <w:rPr>
          <w:color w:val="000000"/>
          <w:sz w:val="20"/>
          <w:szCs w:val="20"/>
        </w:rPr>
        <w:t>h koreksinya</w:t>
      </w:r>
      <w:r>
        <w:rPr>
          <w:color w:val="000000"/>
          <w:sz w:val="20"/>
          <w:szCs w:val="20"/>
        </w:rPr>
        <w:t>.</w:t>
      </w:r>
    </w:p>
  </w:comment>
  <w:comment w:id="596" w:author="Idha Farida" w:date="2026-09-29T14:41:00Z" w:initials="IDF">
    <w:p w14:paraId="20DE0FAA" w14:textId="77777777" w:rsidR="00096F39" w:rsidRDefault="00096F39" w:rsidP="00096F39">
      <w:pPr>
        <w:pStyle w:val="CommentText"/>
      </w:pPr>
      <w:r>
        <w:rPr>
          <w:rStyle w:val="CommentReference"/>
        </w:rPr>
        <w:annotationRef/>
      </w:r>
      <w:r>
        <w:t>Dalam analisis data sebaikanya dirinci per tujuan penelitian, misal untuk menjawab tujuan 1 mengunakan analisis apa, dan begitu seterusnya</w:t>
      </w:r>
    </w:p>
  </w:comment>
  <w:comment w:id="597" w:author="Ridwan S" w:date="2026-09-29T22:49:00Z" w:initials="RS">
    <w:p w14:paraId="32D785EE" w14:textId="12BD4D92" w:rsidR="002357EC" w:rsidRDefault="00D732EB">
      <w:r>
        <w:rPr>
          <w:rStyle w:val="CommentReference"/>
        </w:rPr>
        <w:annotationRef/>
      </w:r>
      <w:r>
        <w:rPr>
          <w:color w:val="000000"/>
          <w:sz w:val="20"/>
          <w:szCs w:val="20"/>
        </w:rPr>
        <w:t>Baik Bu, terima kasih. Teknik analisis data untuk setiap tujuan penelitian sudah saya rangkum pada Tabel 3.</w:t>
      </w:r>
      <w:r w:rsidR="008B3CF4">
        <w:rPr>
          <w:color w:val="000000"/>
          <w:sz w:val="20"/>
          <w:szCs w:val="20"/>
        </w:rPr>
        <w:t>5</w:t>
      </w:r>
      <w:r>
        <w:rPr>
          <w:color w:val="000000"/>
          <w:sz w:val="20"/>
          <w:szCs w:val="20"/>
        </w:rPr>
        <w:t xml:space="preserve"> di Bab III bagian G (tujuan, data dan sumber, teknik analisis, dan keluaran), dan isinya disesuaikan dengan uraian teknik analisis pada subbab yang sama.</w:t>
      </w:r>
    </w:p>
  </w:comment>
  <w:comment w:id="693" w:author="Idha Farida" w:date="2026-09-29T14:40:00Z" w:initials="IDF">
    <w:p w14:paraId="1DF60C41" w14:textId="77777777" w:rsidR="00096F39" w:rsidRDefault="00096F39" w:rsidP="00096F39">
      <w:pPr>
        <w:pStyle w:val="CommentText"/>
      </w:pPr>
      <w:r>
        <w:rPr>
          <w:rStyle w:val="CommentReference"/>
        </w:rPr>
        <w:annotationRef/>
      </w:r>
      <w:r>
        <w:t>Dalam kerangka pemikiran belum tergambarkan hubungan antar variabel</w:t>
      </w:r>
    </w:p>
  </w:comment>
  <w:comment w:id="694" w:author="Ridwan S" w:date="2026-09-29T22:49:00Z" w:initials="RS">
    <w:p w14:paraId="4A808191" w14:textId="331E10BF" w:rsidR="002357EC" w:rsidRDefault="00D732EB">
      <w:r>
        <w:rPr>
          <w:rStyle w:val="CommentReference"/>
        </w:rPr>
        <w:annotationRef/>
      </w:r>
      <w:r w:rsidR="00184B45">
        <w:rPr>
          <w:color w:val="000000"/>
          <w:sz w:val="20"/>
          <w:szCs w:val="20"/>
        </w:rPr>
        <w:t>Baik Bu, ijin menanggapi,</w:t>
      </w:r>
      <w:r>
        <w:rPr>
          <w:color w:val="000000"/>
          <w:sz w:val="20"/>
          <w:szCs w:val="20"/>
        </w:rPr>
        <w:t xml:space="preserve"> hubungan antarvariabel sudah saya uraikan pada Bab II bagian C </w:t>
      </w:r>
      <w:r w:rsidR="00184B45">
        <w:rPr>
          <w:color w:val="000000"/>
          <w:sz w:val="20"/>
          <w:szCs w:val="20"/>
        </w:rPr>
        <w:t xml:space="preserve">Kerangka Berpikir, </w:t>
      </w:r>
      <w:r>
        <w:rPr>
          <w:color w:val="000000"/>
          <w:sz w:val="20"/>
          <w:szCs w:val="20"/>
        </w:rPr>
        <w:t>dan diringkas dalam Bagan 2.2 (Hubungan Antarvariabel dan Hipotesis Penelitian). Pada Bab III bagian H saya juga menambahkan kalimat yang menghubungkan Bagan 3.1 dengan Bagan 2.2. Terima kasih</w:t>
      </w:r>
      <w:r w:rsidR="00184B45">
        <w:rPr>
          <w:color w:val="000000"/>
          <w:sz w:val="20"/>
          <w:szCs w:val="20"/>
        </w:rPr>
        <w:t xml:space="preserve"> koreksinya.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D99DFD" w15:done="0"/>
  <w15:commentEx w15:paraId="6D856E59" w15:paraIdParent="03D99DFD" w15:done="0"/>
  <w15:commentEx w15:paraId="2D217F46" w15:done="1"/>
  <w15:commentEx w15:paraId="08A68BB9" w15:paraIdParent="2D217F46" w15:done="1"/>
  <w15:commentEx w15:paraId="4814FF9C" w15:done="1"/>
  <w15:commentEx w15:paraId="3A66F2CD" w15:paraIdParent="4814FF9C" w15:done="1"/>
  <w15:commentEx w15:paraId="7884683E" w15:done="0"/>
  <w15:commentEx w15:paraId="71DB199A" w15:paraIdParent="7884683E" w15:done="0"/>
  <w15:commentEx w15:paraId="594C52F0" w15:done="0"/>
  <w15:commentEx w15:paraId="50B6DC17" w15:paraIdParent="594C52F0" w15:done="0"/>
  <w15:commentEx w15:paraId="7D94E36A" w15:done="1"/>
  <w15:commentEx w15:paraId="3FA71571" w15:paraIdParent="7D94E36A" w15:done="0"/>
  <w15:commentEx w15:paraId="1D267D43" w15:done="0"/>
  <w15:commentEx w15:paraId="171CCF27" w15:paraIdParent="1D267D43" w15:done="0"/>
  <w15:commentEx w15:paraId="163D3432" w15:done="0"/>
  <w15:commentEx w15:paraId="33D2D8D5" w15:paraIdParent="163D3432" w15:done="0"/>
  <w15:commentEx w15:paraId="158F1AD3" w15:done="0"/>
  <w15:commentEx w15:paraId="260A461B" w15:paraIdParent="158F1AD3" w15:done="0"/>
  <w15:commentEx w15:paraId="64D57BFC" w15:paraIdParent="158F1AD3" w15:done="0"/>
  <w15:commentEx w15:paraId="02826B38" w15:done="0"/>
  <w15:commentEx w15:paraId="1B960514" w15:paraIdParent="02826B38" w15:done="0"/>
  <w15:commentEx w15:paraId="2216740A" w15:done="0"/>
  <w15:commentEx w15:paraId="7FB45A99" w15:paraIdParent="2216740A" w15:done="0"/>
  <w15:commentEx w15:paraId="1DFDEC01" w15:done="1"/>
  <w15:commentEx w15:paraId="4DF63543" w15:done="0"/>
  <w15:commentEx w15:paraId="005902E7" w15:paraIdParent="4DF63543" w15:done="0"/>
  <w15:commentEx w15:paraId="564E6864" w15:done="0"/>
  <w15:commentEx w15:paraId="1943F6BB" w15:paraIdParent="564E6864" w15:done="0"/>
  <w15:commentEx w15:paraId="5053DABA" w15:paraIdParent="564E6864" w15:done="0"/>
  <w15:commentEx w15:paraId="143F8307" w15:done="1"/>
  <w15:commentEx w15:paraId="1C121488" w15:paraIdParent="143F8307" w15:done="1"/>
  <w15:commentEx w15:paraId="1F0354C7" w15:done="0"/>
  <w15:commentEx w15:paraId="4C7D9694" w15:paraIdParent="1F0354C7" w15:done="0"/>
  <w15:commentEx w15:paraId="20DE0FAA" w15:done="0"/>
  <w15:commentEx w15:paraId="32D785EE" w15:paraIdParent="20DE0FAA" w15:done="0"/>
  <w15:commentEx w15:paraId="1DF60C41" w15:done="0"/>
  <w15:commentEx w15:paraId="4A808191" w15:paraIdParent="1DF60C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8CC9475" w16cex:dateUtc="2026-09-29T07:25:00Z"/>
  <w16cex:commentExtensible w16cex:durableId="2E66610A" w16cex:dateUtc="2026-09-29T09:08:00Z"/>
  <w16cex:commentExtensible w16cex:durableId="61DB62E4" w16cex:dateUtc="2026-09-28T02:09:00Z"/>
  <w16cex:commentExtensible w16cex:durableId="6E9045F3" w16cex:dateUtc="2026-09-28T02:09:00Z"/>
  <w16cex:commentExtensible w16cex:durableId="5D6B9EF0" w16cex:dateUtc="2026-09-28T02:10:00Z"/>
  <w16cex:commentExtensible w16cex:durableId="23A1724C" w16cex:dateUtc="2026-09-28T02:10:00Z"/>
  <w16cex:commentExtensible w16cex:durableId="49381A20" w16cex:dateUtc="2026-09-29T07:00:00Z"/>
  <w16cex:commentExtensible w16cex:durableId="40C3CD68" w16cex:dateUtc="2026-09-29T22:49:00Z"/>
  <w16cex:commentExtensible w16cex:durableId="14CB41E1" w16cex:dateUtc="2026-09-29T07:04:00Z"/>
  <w16cex:commentExtensible w16cex:durableId="2E6A3EB5" w16cex:dateUtc="2026-10-02T07:31:00Z"/>
  <w16cex:commentExtensible w16cex:durableId="30638FAD" w16cex:dateUtc="2026-09-29T07:05:00Z"/>
  <w16cex:commentExtensible w16cex:durableId="2E6A3EC7" w16cex:dateUtc="2026-10-02T07:31:00Z"/>
  <w16cex:commentExtensible w16cex:durableId="55FB65B4" w16cex:dateUtc="2026-09-29T07:06:00Z"/>
  <w16cex:commentExtensible w16cex:durableId="2E66633B" w16cex:dateUtc="2026-09-29T09:18:00Z"/>
  <w16cex:commentExtensible w16cex:durableId="156EB484" w16cex:dateUtc="2026-09-29T07:08:00Z"/>
  <w16cex:commentExtensible w16cex:durableId="2E6675D0" w16cex:dateUtc="2026-09-29T10:37:00Z"/>
  <w16cex:commentExtensible w16cex:durableId="49FE343E" w16cex:dateUtc="2026-09-29T07:10:00Z"/>
  <w16cex:commentExtensible w16cex:durableId="0FBF6AB1" w16cex:dateUtc="2026-09-29T22:49:00Z"/>
  <w16cex:commentExtensible w16cex:durableId="2E6675D5" w16cex:dateUtc="2026-09-29T10:37:00Z"/>
  <w16cex:commentExtensible w16cex:durableId="67B38299" w16cex:dateUtc="2026-09-29T07:09:00Z"/>
  <w16cex:commentExtensible w16cex:durableId="2E6674EE" w16cex:dateUtc="2026-09-29T10:33:00Z"/>
  <w16cex:commentExtensible w16cex:durableId="77E5CE2C" w16cex:dateUtc="2026-09-29T07:34:00Z"/>
  <w16cex:commentExtensible w16cex:durableId="43057448" w16cex:dateUtc="2026-09-29T22:49:00Z"/>
  <w16cex:commentExtensible w16cex:durableId="7E87A800" w16cex:dateUtc="2026-09-28T02:48:00Z"/>
  <w16cex:commentExtensible w16cex:durableId="7D22426B" w16cex:dateUtc="2026-09-29T07:31:00Z"/>
  <w16cex:commentExtensible w16cex:durableId="31BD08E7" w16cex:dateUtc="2026-09-29T22:49:00Z"/>
  <w16cex:commentExtensible w16cex:durableId="0AFD3851" w16cex:dateUtc="2026-09-28T04:47:00Z"/>
  <w16cex:commentExtensible w16cex:durableId="2E64E900" w16cex:dateUtc="2026-09-28T06:24:00Z"/>
  <w16cex:commentExtensible w16cex:durableId="2E64EC79" w16cex:dateUtc="2026-09-28T06:39:00Z"/>
  <w16cex:commentExtensible w16cex:durableId="466E5630" w16cex:dateUtc="2026-09-29T07:38:00Z"/>
  <w16cex:commentExtensible w16cex:durableId="2E6676CB" w16cex:dateUtc="2026-09-29T10:41:00Z"/>
  <w16cex:commentExtensible w16cex:durableId="3816B4BC" w16cex:dateUtc="2026-09-29T07:38:00Z"/>
  <w16cex:commentExtensible w16cex:durableId="6275FEA2" w16cex:dateUtc="2026-09-29T22:49:00Z"/>
  <w16cex:commentExtensible w16cex:durableId="2400DF73" w16cex:dateUtc="2026-09-29T07:41:00Z"/>
  <w16cex:commentExtensible w16cex:durableId="410A265A" w16cex:dateUtc="2026-09-29T22:49:00Z"/>
  <w16cex:commentExtensible w16cex:durableId="3635E91F" w16cex:dateUtc="2026-09-29T07:40:00Z"/>
  <w16cex:commentExtensible w16cex:durableId="7B728A78" w16cex:dateUtc="2026-09-29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D99DFD" w16cid:durableId="38CC9475"/>
  <w16cid:commentId w16cid:paraId="6D856E59" w16cid:durableId="2E66610A"/>
  <w16cid:commentId w16cid:paraId="2D217F46" w16cid:durableId="61DB62E4"/>
  <w16cid:commentId w16cid:paraId="08A68BB9" w16cid:durableId="6E9045F3"/>
  <w16cid:commentId w16cid:paraId="4814FF9C" w16cid:durableId="5D6B9EF0"/>
  <w16cid:commentId w16cid:paraId="3A66F2CD" w16cid:durableId="23A1724C"/>
  <w16cid:commentId w16cid:paraId="7884683E" w16cid:durableId="49381A20"/>
  <w16cid:commentId w16cid:paraId="71DB199A" w16cid:durableId="40C3CD68"/>
  <w16cid:commentId w16cid:paraId="594C52F0" w16cid:durableId="14CB41E1"/>
  <w16cid:commentId w16cid:paraId="50B6DC17" w16cid:durableId="2E6A3EB5"/>
  <w16cid:commentId w16cid:paraId="7D94E36A" w16cid:durableId="30638FAD"/>
  <w16cid:commentId w16cid:paraId="3FA71571" w16cid:durableId="2E6A3EC7"/>
  <w16cid:commentId w16cid:paraId="1D267D43" w16cid:durableId="55FB65B4"/>
  <w16cid:commentId w16cid:paraId="171CCF27" w16cid:durableId="2E66633B"/>
  <w16cid:commentId w16cid:paraId="163D3432" w16cid:durableId="156EB484"/>
  <w16cid:commentId w16cid:paraId="33D2D8D5" w16cid:durableId="2E6675D0"/>
  <w16cid:commentId w16cid:paraId="158F1AD3" w16cid:durableId="49FE343E"/>
  <w16cid:commentId w16cid:paraId="260A461B" w16cid:durableId="0FBF6AB1"/>
  <w16cid:commentId w16cid:paraId="64D57BFC" w16cid:durableId="2E6675D5"/>
  <w16cid:commentId w16cid:paraId="02826B38" w16cid:durableId="67B38299"/>
  <w16cid:commentId w16cid:paraId="1B960514" w16cid:durableId="2E6674EE"/>
  <w16cid:commentId w16cid:paraId="2216740A" w16cid:durableId="77E5CE2C"/>
  <w16cid:commentId w16cid:paraId="7FB45A99" w16cid:durableId="43057448"/>
  <w16cid:commentId w16cid:paraId="1DFDEC01" w16cid:durableId="7E87A800"/>
  <w16cid:commentId w16cid:paraId="4DF63543" w16cid:durableId="7D22426B"/>
  <w16cid:commentId w16cid:paraId="005902E7" w16cid:durableId="31BD08E7"/>
  <w16cid:commentId w16cid:paraId="564E6864" w16cid:durableId="0AFD3851"/>
  <w16cid:commentId w16cid:paraId="1943F6BB" w16cid:durableId="2E64E900"/>
  <w16cid:commentId w16cid:paraId="5053DABA" w16cid:durableId="2E64EC79"/>
  <w16cid:commentId w16cid:paraId="143F8307" w16cid:durableId="466E5630"/>
  <w16cid:commentId w16cid:paraId="1C121488" w16cid:durableId="2E6676CB"/>
  <w16cid:commentId w16cid:paraId="1F0354C7" w16cid:durableId="3816B4BC"/>
  <w16cid:commentId w16cid:paraId="4C7D9694" w16cid:durableId="6275FEA2"/>
  <w16cid:commentId w16cid:paraId="20DE0FAA" w16cid:durableId="2400DF73"/>
  <w16cid:commentId w16cid:paraId="32D785EE" w16cid:durableId="410A265A"/>
  <w16cid:commentId w16cid:paraId="1DF60C41" w16cid:durableId="3635E91F"/>
  <w16cid:commentId w16cid:paraId="4A808191" w16cid:durableId="7B728A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C652D" w14:textId="77777777" w:rsidR="00227A96" w:rsidRDefault="00227A96" w:rsidP="00176294">
      <w:r>
        <w:separator/>
      </w:r>
    </w:p>
  </w:endnote>
  <w:endnote w:type="continuationSeparator" w:id="0">
    <w:p w14:paraId="008DC104" w14:textId="77777777" w:rsidR="00227A96" w:rsidRDefault="00227A96" w:rsidP="00176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3" w:author="Ridwan S" w:date="2026-10-03T07:42:00Z"/>
  <w:sdt>
    <w:sdtPr>
      <w:id w:val="-1895265850"/>
      <w:docPartObj>
        <w:docPartGallery w:val="Page Numbers (Bottom of Page)"/>
        <w:docPartUnique/>
      </w:docPartObj>
    </w:sdtPr>
    <w:sdtEndPr>
      <w:rPr>
        <w:noProof/>
      </w:rPr>
    </w:sdtEndPr>
    <w:sdtContent>
      <w:customXmlInsRangeEnd w:id="3"/>
      <w:p w14:paraId="58D079AE" w14:textId="2DFFC064" w:rsidR="0051366E" w:rsidRDefault="0051366E">
        <w:pPr>
          <w:pStyle w:val="Footer"/>
          <w:jc w:val="center"/>
          <w:rPr>
            <w:ins w:id="4" w:author="Ridwan S" w:date="2026-10-03T07:42:00Z"/>
          </w:rPr>
        </w:pPr>
        <w:ins w:id="5" w:author="Ridwan S" w:date="2026-10-03T07:42:00Z">
          <w:r>
            <w:fldChar w:fldCharType="begin"/>
          </w:r>
          <w:r>
            <w:instrText xml:space="preserve"> PAGE   \* MERGEFORMAT </w:instrText>
          </w:r>
          <w:r>
            <w:fldChar w:fldCharType="separate"/>
          </w:r>
          <w:r>
            <w:rPr>
              <w:noProof/>
            </w:rPr>
            <w:t>2</w:t>
          </w:r>
          <w:r>
            <w:rPr>
              <w:noProof/>
            </w:rPr>
            <w:fldChar w:fldCharType="end"/>
          </w:r>
        </w:ins>
      </w:p>
      <w:customXmlInsRangeStart w:id="6" w:author="Ridwan S" w:date="2026-10-03T07:42:00Z"/>
    </w:sdtContent>
  </w:sdt>
  <w:customXmlInsRangeEnd w:id="6"/>
  <w:p w14:paraId="252EEB5C" w14:textId="77777777" w:rsidR="00176294" w:rsidRDefault="00176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4126184"/>
      <w:docPartObj>
        <w:docPartGallery w:val="Page Numbers (Bottom of Page)"/>
        <w:docPartUnique/>
      </w:docPartObj>
    </w:sdtPr>
    <w:sdtEndPr>
      <w:rPr>
        <w:noProof/>
      </w:rPr>
    </w:sdtEndPr>
    <w:sdtContent>
      <w:p w14:paraId="42987348" w14:textId="18696C40" w:rsidR="00574CEF" w:rsidRDefault="00574C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F323E9" w14:textId="77777777" w:rsidR="00574CEF" w:rsidRDefault="00574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10A2" w14:textId="77777777" w:rsidR="00574CEF" w:rsidRDefault="00574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5C06A" w14:textId="77777777" w:rsidR="00227A96" w:rsidRDefault="00227A96" w:rsidP="00176294">
      <w:r>
        <w:separator/>
      </w:r>
    </w:p>
  </w:footnote>
  <w:footnote w:type="continuationSeparator" w:id="0">
    <w:p w14:paraId="4139BBC4" w14:textId="77777777" w:rsidR="00227A96" w:rsidRDefault="00227A96" w:rsidP="00176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215923"/>
      <w:docPartObj>
        <w:docPartGallery w:val="Page Numbers (Top of Page)"/>
        <w:docPartUnique/>
      </w:docPartObj>
    </w:sdtPr>
    <w:sdtEndPr>
      <w:rPr>
        <w:noProof/>
      </w:rPr>
    </w:sdtEndPr>
    <w:sdtContent>
      <w:p w14:paraId="390919E6" w14:textId="38BEB7F7" w:rsidR="00574CEF" w:rsidRDefault="00574CEF">
        <w:pPr>
          <w:pStyle w:val="Header"/>
          <w:jc w:val="right"/>
        </w:pPr>
        <w:del w:id="2" w:author="Ridwan S" w:date="2026-10-03T07:42:00Z">
          <w:r w:rsidDel="0051366E">
            <w:fldChar w:fldCharType="begin"/>
          </w:r>
          <w:r w:rsidDel="0051366E">
            <w:delInstrText xml:space="preserve"> PAGE   \* MERGEFORMAT </w:delInstrText>
          </w:r>
          <w:r w:rsidDel="0051366E">
            <w:fldChar w:fldCharType="separate"/>
          </w:r>
          <w:r w:rsidDel="0051366E">
            <w:rPr>
              <w:noProof/>
            </w:rPr>
            <w:delText>2</w:delText>
          </w:r>
          <w:r w:rsidDel="0051366E">
            <w:rPr>
              <w:noProof/>
            </w:rPr>
            <w:fldChar w:fldCharType="end"/>
          </w:r>
        </w:del>
      </w:p>
    </w:sdtContent>
  </w:sdt>
  <w:p w14:paraId="775394E0" w14:textId="77777777" w:rsidR="00176294" w:rsidRDefault="00176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CBBEE" w14:textId="3AE041C3" w:rsidR="0040490F" w:rsidRDefault="0040490F">
    <w:pPr>
      <w:pStyle w:val="Header"/>
      <w:jc w:val="right"/>
    </w:pPr>
  </w:p>
  <w:p w14:paraId="33AF8205" w14:textId="77777777" w:rsidR="00305759" w:rsidRDefault="003057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5AA6F" w14:textId="77777777" w:rsidR="00574CEF" w:rsidRDefault="00574CEF">
    <w:pPr>
      <w:pStyle w:val="Header"/>
      <w:jc w:val="right"/>
    </w:pPr>
  </w:p>
  <w:p w14:paraId="20B85AA3" w14:textId="77777777" w:rsidR="00574CEF" w:rsidRDefault="00574C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9555201"/>
      <w:docPartObj>
        <w:docPartGallery w:val="Page Numbers (Top of Page)"/>
        <w:docPartUnique/>
      </w:docPartObj>
    </w:sdtPr>
    <w:sdtEndPr>
      <w:rPr>
        <w:noProof/>
      </w:rPr>
    </w:sdtEndPr>
    <w:sdtContent>
      <w:p w14:paraId="5028F59C" w14:textId="51F5BAE1" w:rsidR="00574CEF" w:rsidRDefault="00574C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D05121" w14:textId="77777777" w:rsidR="00574CEF" w:rsidRDefault="0057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63F"/>
    <w:multiLevelType w:val="hybridMultilevel"/>
    <w:tmpl w:val="DA823CEE"/>
    <w:lvl w:ilvl="0" w:tplc="29089AE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50045A"/>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0D3BE4"/>
    <w:multiLevelType w:val="multilevel"/>
    <w:tmpl w:val="AA70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928BA"/>
    <w:multiLevelType w:val="multilevel"/>
    <w:tmpl w:val="222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94604"/>
    <w:multiLevelType w:val="hybridMultilevel"/>
    <w:tmpl w:val="A0461A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FC40FE"/>
    <w:multiLevelType w:val="multilevel"/>
    <w:tmpl w:val="30D4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65B0B"/>
    <w:multiLevelType w:val="hybridMultilevel"/>
    <w:tmpl w:val="ED4CFD2A"/>
    <w:lvl w:ilvl="0" w:tplc="B240F65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76139A"/>
    <w:multiLevelType w:val="multilevel"/>
    <w:tmpl w:val="58AE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66215"/>
    <w:multiLevelType w:val="hybridMultilevel"/>
    <w:tmpl w:val="28F6B2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C9B1563"/>
    <w:multiLevelType w:val="hybridMultilevel"/>
    <w:tmpl w:val="B504E57C"/>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382D45"/>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4A204B7"/>
    <w:multiLevelType w:val="hybridMultilevel"/>
    <w:tmpl w:val="03646EB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28E93038"/>
    <w:multiLevelType w:val="hybridMultilevel"/>
    <w:tmpl w:val="483A328A"/>
    <w:lvl w:ilvl="0" w:tplc="B240F65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A4B4508"/>
    <w:multiLevelType w:val="multilevel"/>
    <w:tmpl w:val="F856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9E2BBF"/>
    <w:multiLevelType w:val="hybridMultilevel"/>
    <w:tmpl w:val="E14A780A"/>
    <w:lvl w:ilvl="0" w:tplc="90C67F70">
      <w:start w:val="1"/>
      <w:numFmt w:val="bullet"/>
      <w:lvlText w:val="•"/>
      <w:lvlJc w:val="left"/>
      <w:pPr>
        <w:ind w:left="720" w:hanging="360"/>
      </w:pPr>
    </w:lvl>
    <w:lvl w:ilvl="1" w:tplc="504252CE">
      <w:numFmt w:val="decimal"/>
      <w:lvlText w:val=""/>
      <w:lvlJc w:val="left"/>
    </w:lvl>
    <w:lvl w:ilvl="2" w:tplc="16AC2A30">
      <w:numFmt w:val="decimal"/>
      <w:lvlText w:val=""/>
      <w:lvlJc w:val="left"/>
    </w:lvl>
    <w:lvl w:ilvl="3" w:tplc="BFE4237C">
      <w:numFmt w:val="decimal"/>
      <w:lvlText w:val=""/>
      <w:lvlJc w:val="left"/>
    </w:lvl>
    <w:lvl w:ilvl="4" w:tplc="8CF05D66">
      <w:numFmt w:val="decimal"/>
      <w:lvlText w:val=""/>
      <w:lvlJc w:val="left"/>
    </w:lvl>
    <w:lvl w:ilvl="5" w:tplc="77D0CAB4">
      <w:numFmt w:val="decimal"/>
      <w:lvlText w:val=""/>
      <w:lvlJc w:val="left"/>
    </w:lvl>
    <w:lvl w:ilvl="6" w:tplc="F1D28A70">
      <w:numFmt w:val="decimal"/>
      <w:lvlText w:val=""/>
      <w:lvlJc w:val="left"/>
    </w:lvl>
    <w:lvl w:ilvl="7" w:tplc="85769DC4">
      <w:numFmt w:val="decimal"/>
      <w:lvlText w:val=""/>
      <w:lvlJc w:val="left"/>
    </w:lvl>
    <w:lvl w:ilvl="8" w:tplc="1938CE0E">
      <w:numFmt w:val="decimal"/>
      <w:lvlText w:val=""/>
      <w:lvlJc w:val="left"/>
    </w:lvl>
  </w:abstractNum>
  <w:abstractNum w:abstractNumId="15" w15:restartNumberingAfterBreak="0">
    <w:nsid w:val="2B441C3C"/>
    <w:multiLevelType w:val="hybridMultilevel"/>
    <w:tmpl w:val="A9B061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2BC15706"/>
    <w:multiLevelType w:val="hybridMultilevel"/>
    <w:tmpl w:val="83F244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DA608A"/>
    <w:multiLevelType w:val="multilevel"/>
    <w:tmpl w:val="D27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15B2D"/>
    <w:multiLevelType w:val="multilevel"/>
    <w:tmpl w:val="0DE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04149"/>
    <w:multiLevelType w:val="multilevel"/>
    <w:tmpl w:val="ADE2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65C7F"/>
    <w:multiLevelType w:val="hybridMultilevel"/>
    <w:tmpl w:val="6C243932"/>
    <w:lvl w:ilvl="0" w:tplc="97562376">
      <w:start w:val="1"/>
      <w:numFmt w:val="decimal"/>
      <w:lvlText w:val="%1."/>
      <w:lvlJc w:val="left"/>
      <w:pPr>
        <w:ind w:left="720" w:hanging="360"/>
      </w:pPr>
    </w:lvl>
    <w:lvl w:ilvl="1" w:tplc="DDD27FD6">
      <w:numFmt w:val="decimal"/>
      <w:lvlText w:val=""/>
      <w:lvlJc w:val="left"/>
    </w:lvl>
    <w:lvl w:ilvl="2" w:tplc="D49E6242">
      <w:numFmt w:val="decimal"/>
      <w:lvlText w:val=""/>
      <w:lvlJc w:val="left"/>
    </w:lvl>
    <w:lvl w:ilvl="3" w:tplc="E228CC32">
      <w:numFmt w:val="decimal"/>
      <w:lvlText w:val=""/>
      <w:lvlJc w:val="left"/>
    </w:lvl>
    <w:lvl w:ilvl="4" w:tplc="4C6081A0">
      <w:numFmt w:val="decimal"/>
      <w:lvlText w:val=""/>
      <w:lvlJc w:val="left"/>
    </w:lvl>
    <w:lvl w:ilvl="5" w:tplc="6B5AD554">
      <w:numFmt w:val="decimal"/>
      <w:lvlText w:val=""/>
      <w:lvlJc w:val="left"/>
    </w:lvl>
    <w:lvl w:ilvl="6" w:tplc="A4AE417E">
      <w:numFmt w:val="decimal"/>
      <w:lvlText w:val=""/>
      <w:lvlJc w:val="left"/>
    </w:lvl>
    <w:lvl w:ilvl="7" w:tplc="103656E4">
      <w:numFmt w:val="decimal"/>
      <w:lvlText w:val=""/>
      <w:lvlJc w:val="left"/>
    </w:lvl>
    <w:lvl w:ilvl="8" w:tplc="C2A25E96">
      <w:numFmt w:val="decimal"/>
      <w:lvlText w:val=""/>
      <w:lvlJc w:val="left"/>
    </w:lvl>
  </w:abstractNum>
  <w:abstractNum w:abstractNumId="21" w15:restartNumberingAfterBreak="0">
    <w:nsid w:val="4B221792"/>
    <w:multiLevelType w:val="multilevel"/>
    <w:tmpl w:val="0050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997BAF"/>
    <w:multiLevelType w:val="hybridMultilevel"/>
    <w:tmpl w:val="597A22E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FFE02BF"/>
    <w:multiLevelType w:val="multilevel"/>
    <w:tmpl w:val="F85C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D155F"/>
    <w:multiLevelType w:val="multilevel"/>
    <w:tmpl w:val="410C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8C6670"/>
    <w:multiLevelType w:val="hybridMultilevel"/>
    <w:tmpl w:val="430C8D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B8B1FB3"/>
    <w:multiLevelType w:val="hybridMultilevel"/>
    <w:tmpl w:val="7BF04D7A"/>
    <w:lvl w:ilvl="0" w:tplc="BD00581E">
      <w:start w:val="1"/>
      <w:numFmt w:val="bullet"/>
      <w:lvlText w:val="●"/>
      <w:lvlJc w:val="left"/>
      <w:pPr>
        <w:ind w:left="720" w:hanging="360"/>
      </w:pPr>
    </w:lvl>
    <w:lvl w:ilvl="1" w:tplc="D7488DE2">
      <w:start w:val="1"/>
      <w:numFmt w:val="bullet"/>
      <w:lvlText w:val="○"/>
      <w:lvlJc w:val="left"/>
      <w:pPr>
        <w:ind w:left="1440" w:hanging="360"/>
      </w:pPr>
    </w:lvl>
    <w:lvl w:ilvl="2" w:tplc="9F7CEAE2">
      <w:start w:val="1"/>
      <w:numFmt w:val="bullet"/>
      <w:lvlText w:val="■"/>
      <w:lvlJc w:val="left"/>
      <w:pPr>
        <w:ind w:left="2160" w:hanging="360"/>
      </w:pPr>
    </w:lvl>
    <w:lvl w:ilvl="3" w:tplc="6A22F984">
      <w:start w:val="1"/>
      <w:numFmt w:val="bullet"/>
      <w:lvlText w:val="●"/>
      <w:lvlJc w:val="left"/>
      <w:pPr>
        <w:ind w:left="2880" w:hanging="360"/>
      </w:pPr>
    </w:lvl>
    <w:lvl w:ilvl="4" w:tplc="FECC8BDA">
      <w:start w:val="1"/>
      <w:numFmt w:val="bullet"/>
      <w:lvlText w:val="○"/>
      <w:lvlJc w:val="left"/>
      <w:pPr>
        <w:ind w:left="3600" w:hanging="360"/>
      </w:pPr>
    </w:lvl>
    <w:lvl w:ilvl="5" w:tplc="D5F6C1E8">
      <w:start w:val="1"/>
      <w:numFmt w:val="bullet"/>
      <w:lvlText w:val="■"/>
      <w:lvlJc w:val="left"/>
      <w:pPr>
        <w:ind w:left="4320" w:hanging="360"/>
      </w:pPr>
    </w:lvl>
    <w:lvl w:ilvl="6" w:tplc="965E2F3A">
      <w:start w:val="1"/>
      <w:numFmt w:val="bullet"/>
      <w:lvlText w:val="●"/>
      <w:lvlJc w:val="left"/>
      <w:pPr>
        <w:ind w:left="5040" w:hanging="360"/>
      </w:pPr>
    </w:lvl>
    <w:lvl w:ilvl="7" w:tplc="2190E332">
      <w:start w:val="1"/>
      <w:numFmt w:val="bullet"/>
      <w:lvlText w:val="●"/>
      <w:lvlJc w:val="left"/>
      <w:pPr>
        <w:ind w:left="5760" w:hanging="360"/>
      </w:pPr>
    </w:lvl>
    <w:lvl w:ilvl="8" w:tplc="B302C6CE">
      <w:start w:val="1"/>
      <w:numFmt w:val="bullet"/>
      <w:lvlText w:val="●"/>
      <w:lvlJc w:val="left"/>
      <w:pPr>
        <w:ind w:left="6480" w:hanging="360"/>
      </w:pPr>
    </w:lvl>
  </w:abstractNum>
  <w:abstractNum w:abstractNumId="27" w15:restartNumberingAfterBreak="0">
    <w:nsid w:val="5D2805E6"/>
    <w:multiLevelType w:val="hybridMultilevel"/>
    <w:tmpl w:val="46EADD6A"/>
    <w:lvl w:ilvl="0" w:tplc="CA42E9F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5DE436B9"/>
    <w:multiLevelType w:val="multilevel"/>
    <w:tmpl w:val="0F74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DF2A49"/>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11C335A"/>
    <w:multiLevelType w:val="multilevel"/>
    <w:tmpl w:val="855CA62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DD27CA"/>
    <w:multiLevelType w:val="multilevel"/>
    <w:tmpl w:val="59E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74D0B"/>
    <w:multiLevelType w:val="hybridMultilevel"/>
    <w:tmpl w:val="E3AA82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2F46450"/>
    <w:multiLevelType w:val="hybridMultilevel"/>
    <w:tmpl w:val="354043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6080C24"/>
    <w:multiLevelType w:val="hybridMultilevel"/>
    <w:tmpl w:val="6C24393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C8E5F34"/>
    <w:multiLevelType w:val="multilevel"/>
    <w:tmpl w:val="2136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A13C4"/>
    <w:multiLevelType w:val="multilevel"/>
    <w:tmpl w:val="F6B4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1615B3"/>
    <w:multiLevelType w:val="multilevel"/>
    <w:tmpl w:val="34D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664ED2"/>
    <w:multiLevelType w:val="hybridMultilevel"/>
    <w:tmpl w:val="122C9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6"/>
    <w:lvlOverride w:ilvl="0">
      <w:startOverride w:val="1"/>
    </w:lvlOverride>
  </w:num>
  <w:num w:numId="2">
    <w:abstractNumId w:val="20"/>
    <w:lvlOverride w:ilvl="0">
      <w:startOverride w:val="1"/>
    </w:lvlOverride>
  </w:num>
  <w:num w:numId="3">
    <w:abstractNumId w:val="20"/>
  </w:num>
  <w:num w:numId="4">
    <w:abstractNumId w:val="1"/>
  </w:num>
  <w:num w:numId="5">
    <w:abstractNumId w:val="10"/>
  </w:num>
  <w:num w:numId="6">
    <w:abstractNumId w:val="34"/>
  </w:num>
  <w:num w:numId="7">
    <w:abstractNumId w:val="29"/>
  </w:num>
  <w:num w:numId="8">
    <w:abstractNumId w:val="35"/>
  </w:num>
  <w:num w:numId="9">
    <w:abstractNumId w:val="37"/>
  </w:num>
  <w:num w:numId="10">
    <w:abstractNumId w:val="7"/>
  </w:num>
  <w:num w:numId="11">
    <w:abstractNumId w:val="17"/>
  </w:num>
  <w:num w:numId="12">
    <w:abstractNumId w:val="24"/>
  </w:num>
  <w:num w:numId="13">
    <w:abstractNumId w:val="22"/>
  </w:num>
  <w:num w:numId="14">
    <w:abstractNumId w:val="15"/>
  </w:num>
  <w:num w:numId="15">
    <w:abstractNumId w:val="5"/>
  </w:num>
  <w:num w:numId="16">
    <w:abstractNumId w:val="2"/>
  </w:num>
  <w:num w:numId="17">
    <w:abstractNumId w:val="28"/>
  </w:num>
  <w:num w:numId="18">
    <w:abstractNumId w:val="13"/>
  </w:num>
  <w:num w:numId="19">
    <w:abstractNumId w:val="30"/>
  </w:num>
  <w:num w:numId="20">
    <w:abstractNumId w:val="36"/>
  </w:num>
  <w:num w:numId="21">
    <w:abstractNumId w:val="19"/>
  </w:num>
  <w:num w:numId="22">
    <w:abstractNumId w:val="38"/>
  </w:num>
  <w:num w:numId="23">
    <w:abstractNumId w:val="32"/>
  </w:num>
  <w:num w:numId="24">
    <w:abstractNumId w:val="8"/>
  </w:num>
  <w:num w:numId="25">
    <w:abstractNumId w:val="21"/>
  </w:num>
  <w:num w:numId="26">
    <w:abstractNumId w:val="23"/>
  </w:num>
  <w:num w:numId="27">
    <w:abstractNumId w:val="27"/>
  </w:num>
  <w:num w:numId="28">
    <w:abstractNumId w:val="12"/>
  </w:num>
  <w:num w:numId="29">
    <w:abstractNumId w:val="6"/>
  </w:num>
  <w:num w:numId="30">
    <w:abstractNumId w:val="3"/>
  </w:num>
  <w:num w:numId="31">
    <w:abstractNumId w:val="18"/>
  </w:num>
  <w:num w:numId="32">
    <w:abstractNumId w:val="31"/>
  </w:num>
  <w:num w:numId="33">
    <w:abstractNumId w:val="33"/>
  </w:num>
  <w:num w:numId="34">
    <w:abstractNumId w:val="0"/>
  </w:num>
  <w:num w:numId="35">
    <w:abstractNumId w:val="16"/>
  </w:num>
  <w:num w:numId="36">
    <w:abstractNumId w:val="25"/>
  </w:num>
  <w:num w:numId="37">
    <w:abstractNumId w:val="9"/>
  </w:num>
  <w:num w:numId="38">
    <w:abstractNumId w:val="4"/>
  </w:num>
  <w:num w:numId="3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dha Farida">
    <w15:presenceInfo w15:providerId="None" w15:userId="Idha Farida"/>
  </w15:person>
  <w15:person w15:author="Ridwan S">
    <w15:presenceInfo w15:providerId="Windows Live" w15:userId="300129cafa8d8466"/>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36C"/>
    <w:rsid w:val="00001A7A"/>
    <w:rsid w:val="00002F86"/>
    <w:rsid w:val="000049FC"/>
    <w:rsid w:val="0000636C"/>
    <w:rsid w:val="0001013F"/>
    <w:rsid w:val="00011A1D"/>
    <w:rsid w:val="000132A9"/>
    <w:rsid w:val="0002314E"/>
    <w:rsid w:val="00034BBE"/>
    <w:rsid w:val="0003777C"/>
    <w:rsid w:val="000479ED"/>
    <w:rsid w:val="00052D89"/>
    <w:rsid w:val="0005326C"/>
    <w:rsid w:val="00053DA5"/>
    <w:rsid w:val="00054D12"/>
    <w:rsid w:val="00054FEC"/>
    <w:rsid w:val="0005651A"/>
    <w:rsid w:val="0006209D"/>
    <w:rsid w:val="00062D30"/>
    <w:rsid w:val="00063B19"/>
    <w:rsid w:val="00064EF6"/>
    <w:rsid w:val="00067C37"/>
    <w:rsid w:val="00070218"/>
    <w:rsid w:val="000757CD"/>
    <w:rsid w:val="0007677D"/>
    <w:rsid w:val="00077477"/>
    <w:rsid w:val="00081868"/>
    <w:rsid w:val="000848FB"/>
    <w:rsid w:val="00086734"/>
    <w:rsid w:val="00090ACC"/>
    <w:rsid w:val="00096F39"/>
    <w:rsid w:val="000A2081"/>
    <w:rsid w:val="000A21F4"/>
    <w:rsid w:val="000A4E2C"/>
    <w:rsid w:val="000A5E42"/>
    <w:rsid w:val="000B7D42"/>
    <w:rsid w:val="000C2CF4"/>
    <w:rsid w:val="000C3B0A"/>
    <w:rsid w:val="000C472B"/>
    <w:rsid w:val="000C5F77"/>
    <w:rsid w:val="000D148C"/>
    <w:rsid w:val="000D36BE"/>
    <w:rsid w:val="000D4428"/>
    <w:rsid w:val="000D54CA"/>
    <w:rsid w:val="000F1495"/>
    <w:rsid w:val="00101F04"/>
    <w:rsid w:val="0010573D"/>
    <w:rsid w:val="00111A0B"/>
    <w:rsid w:val="001132AF"/>
    <w:rsid w:val="00115FE4"/>
    <w:rsid w:val="0012245C"/>
    <w:rsid w:val="00122739"/>
    <w:rsid w:val="00126604"/>
    <w:rsid w:val="00134A17"/>
    <w:rsid w:val="00136C2B"/>
    <w:rsid w:val="00140B1E"/>
    <w:rsid w:val="00146DFC"/>
    <w:rsid w:val="0015087C"/>
    <w:rsid w:val="0016039A"/>
    <w:rsid w:val="0016441F"/>
    <w:rsid w:val="00167630"/>
    <w:rsid w:val="001706DF"/>
    <w:rsid w:val="00176294"/>
    <w:rsid w:val="00184B45"/>
    <w:rsid w:val="00187438"/>
    <w:rsid w:val="00187FD3"/>
    <w:rsid w:val="001A4AF3"/>
    <w:rsid w:val="001A5E4B"/>
    <w:rsid w:val="001A7A4E"/>
    <w:rsid w:val="001B2DCC"/>
    <w:rsid w:val="001B2F06"/>
    <w:rsid w:val="001B3120"/>
    <w:rsid w:val="001B3BD9"/>
    <w:rsid w:val="001C000C"/>
    <w:rsid w:val="001C62EF"/>
    <w:rsid w:val="001D08E3"/>
    <w:rsid w:val="001D1869"/>
    <w:rsid w:val="001E0E67"/>
    <w:rsid w:val="001E1253"/>
    <w:rsid w:val="001E7F6B"/>
    <w:rsid w:val="001F09C3"/>
    <w:rsid w:val="001F68D5"/>
    <w:rsid w:val="002028A3"/>
    <w:rsid w:val="00202DBA"/>
    <w:rsid w:val="00205E55"/>
    <w:rsid w:val="0021243C"/>
    <w:rsid w:val="002133BA"/>
    <w:rsid w:val="002139D7"/>
    <w:rsid w:val="00214ECE"/>
    <w:rsid w:val="00215F69"/>
    <w:rsid w:val="00217A56"/>
    <w:rsid w:val="002227BC"/>
    <w:rsid w:val="00222C11"/>
    <w:rsid w:val="00223BCA"/>
    <w:rsid w:val="00227109"/>
    <w:rsid w:val="00227A96"/>
    <w:rsid w:val="00231839"/>
    <w:rsid w:val="00231B22"/>
    <w:rsid w:val="002357EC"/>
    <w:rsid w:val="00236226"/>
    <w:rsid w:val="00237E55"/>
    <w:rsid w:val="0024008A"/>
    <w:rsid w:val="00241BC0"/>
    <w:rsid w:val="00254E6E"/>
    <w:rsid w:val="0026078D"/>
    <w:rsid w:val="00261D02"/>
    <w:rsid w:val="00266D52"/>
    <w:rsid w:val="00267C05"/>
    <w:rsid w:val="002722BC"/>
    <w:rsid w:val="0027356B"/>
    <w:rsid w:val="00276947"/>
    <w:rsid w:val="0028121D"/>
    <w:rsid w:val="002865C8"/>
    <w:rsid w:val="00290D2C"/>
    <w:rsid w:val="00290FF1"/>
    <w:rsid w:val="002A11C0"/>
    <w:rsid w:val="002A1D43"/>
    <w:rsid w:val="002A279A"/>
    <w:rsid w:val="002A7ABE"/>
    <w:rsid w:val="002B42F3"/>
    <w:rsid w:val="002C25D4"/>
    <w:rsid w:val="002C3EAA"/>
    <w:rsid w:val="002D2C8C"/>
    <w:rsid w:val="002D6461"/>
    <w:rsid w:val="002E30B5"/>
    <w:rsid w:val="002E7937"/>
    <w:rsid w:val="002F4F30"/>
    <w:rsid w:val="002F5E9E"/>
    <w:rsid w:val="00305759"/>
    <w:rsid w:val="00307ABF"/>
    <w:rsid w:val="00307E78"/>
    <w:rsid w:val="003101A1"/>
    <w:rsid w:val="00322B26"/>
    <w:rsid w:val="00325E05"/>
    <w:rsid w:val="00326917"/>
    <w:rsid w:val="00326DCA"/>
    <w:rsid w:val="00327185"/>
    <w:rsid w:val="00330080"/>
    <w:rsid w:val="00331D22"/>
    <w:rsid w:val="00332C28"/>
    <w:rsid w:val="003402CE"/>
    <w:rsid w:val="00340CFF"/>
    <w:rsid w:val="003421F9"/>
    <w:rsid w:val="00342403"/>
    <w:rsid w:val="003433E6"/>
    <w:rsid w:val="003442A8"/>
    <w:rsid w:val="00344FFC"/>
    <w:rsid w:val="00352B31"/>
    <w:rsid w:val="00353CFE"/>
    <w:rsid w:val="003610D7"/>
    <w:rsid w:val="00370FEA"/>
    <w:rsid w:val="00374582"/>
    <w:rsid w:val="003748B4"/>
    <w:rsid w:val="003806FB"/>
    <w:rsid w:val="00384B19"/>
    <w:rsid w:val="00396F93"/>
    <w:rsid w:val="00397E0E"/>
    <w:rsid w:val="003A1AD7"/>
    <w:rsid w:val="003A4E18"/>
    <w:rsid w:val="003A6838"/>
    <w:rsid w:val="003B2E33"/>
    <w:rsid w:val="003B46AC"/>
    <w:rsid w:val="003B7C29"/>
    <w:rsid w:val="003C12E2"/>
    <w:rsid w:val="003D51CD"/>
    <w:rsid w:val="003E05E4"/>
    <w:rsid w:val="003E3EE3"/>
    <w:rsid w:val="003E656D"/>
    <w:rsid w:val="003F0438"/>
    <w:rsid w:val="003F0E26"/>
    <w:rsid w:val="003F572D"/>
    <w:rsid w:val="004007E7"/>
    <w:rsid w:val="00403C13"/>
    <w:rsid w:val="0040490F"/>
    <w:rsid w:val="00410193"/>
    <w:rsid w:val="004166D9"/>
    <w:rsid w:val="004215DE"/>
    <w:rsid w:val="00430B9B"/>
    <w:rsid w:val="00431DA1"/>
    <w:rsid w:val="00432901"/>
    <w:rsid w:val="00435F72"/>
    <w:rsid w:val="004426D8"/>
    <w:rsid w:val="00442C34"/>
    <w:rsid w:val="00443C79"/>
    <w:rsid w:val="00451835"/>
    <w:rsid w:val="00451D2E"/>
    <w:rsid w:val="004604B4"/>
    <w:rsid w:val="00460721"/>
    <w:rsid w:val="0046109A"/>
    <w:rsid w:val="00461A06"/>
    <w:rsid w:val="00462393"/>
    <w:rsid w:val="004649AB"/>
    <w:rsid w:val="00465F2A"/>
    <w:rsid w:val="004734B4"/>
    <w:rsid w:val="004820A9"/>
    <w:rsid w:val="00491AC1"/>
    <w:rsid w:val="00493F03"/>
    <w:rsid w:val="00494760"/>
    <w:rsid w:val="004955A9"/>
    <w:rsid w:val="00495F46"/>
    <w:rsid w:val="00495F8A"/>
    <w:rsid w:val="004A5F81"/>
    <w:rsid w:val="004A7041"/>
    <w:rsid w:val="004A7A60"/>
    <w:rsid w:val="004B1AF6"/>
    <w:rsid w:val="004B2873"/>
    <w:rsid w:val="004B5589"/>
    <w:rsid w:val="004B627A"/>
    <w:rsid w:val="004B7021"/>
    <w:rsid w:val="004C04EC"/>
    <w:rsid w:val="004C1664"/>
    <w:rsid w:val="004C2EF9"/>
    <w:rsid w:val="004C379D"/>
    <w:rsid w:val="004C4E87"/>
    <w:rsid w:val="004C5D33"/>
    <w:rsid w:val="004D06C5"/>
    <w:rsid w:val="004D4CD7"/>
    <w:rsid w:val="004D5B94"/>
    <w:rsid w:val="004E769D"/>
    <w:rsid w:val="004F06E9"/>
    <w:rsid w:val="004F22CE"/>
    <w:rsid w:val="004F7241"/>
    <w:rsid w:val="0050034E"/>
    <w:rsid w:val="005020F1"/>
    <w:rsid w:val="00505374"/>
    <w:rsid w:val="00507CC5"/>
    <w:rsid w:val="00507D8A"/>
    <w:rsid w:val="0051366E"/>
    <w:rsid w:val="0051489F"/>
    <w:rsid w:val="00514EDC"/>
    <w:rsid w:val="00520D9D"/>
    <w:rsid w:val="00520DCA"/>
    <w:rsid w:val="0052527A"/>
    <w:rsid w:val="00531C0B"/>
    <w:rsid w:val="00535286"/>
    <w:rsid w:val="00536B01"/>
    <w:rsid w:val="00540DB8"/>
    <w:rsid w:val="005514DC"/>
    <w:rsid w:val="0056497A"/>
    <w:rsid w:val="0056639C"/>
    <w:rsid w:val="005707CD"/>
    <w:rsid w:val="005708D5"/>
    <w:rsid w:val="0057357C"/>
    <w:rsid w:val="00574CEF"/>
    <w:rsid w:val="00577D4A"/>
    <w:rsid w:val="00580014"/>
    <w:rsid w:val="00580269"/>
    <w:rsid w:val="005855EB"/>
    <w:rsid w:val="005A11AC"/>
    <w:rsid w:val="005A278B"/>
    <w:rsid w:val="005A7E12"/>
    <w:rsid w:val="005B0EC7"/>
    <w:rsid w:val="005B1229"/>
    <w:rsid w:val="005B5966"/>
    <w:rsid w:val="005B6BAA"/>
    <w:rsid w:val="005B7AEE"/>
    <w:rsid w:val="005C5853"/>
    <w:rsid w:val="005D18C4"/>
    <w:rsid w:val="005D6293"/>
    <w:rsid w:val="005E1752"/>
    <w:rsid w:val="005E338B"/>
    <w:rsid w:val="005E45B0"/>
    <w:rsid w:val="005F3A77"/>
    <w:rsid w:val="005F4ECC"/>
    <w:rsid w:val="005F5D7B"/>
    <w:rsid w:val="005F701A"/>
    <w:rsid w:val="006006F4"/>
    <w:rsid w:val="00602B28"/>
    <w:rsid w:val="0060335E"/>
    <w:rsid w:val="00604AE1"/>
    <w:rsid w:val="00612938"/>
    <w:rsid w:val="0061514D"/>
    <w:rsid w:val="006256F2"/>
    <w:rsid w:val="0063187B"/>
    <w:rsid w:val="00634E09"/>
    <w:rsid w:val="006356BB"/>
    <w:rsid w:val="00641343"/>
    <w:rsid w:val="00641A68"/>
    <w:rsid w:val="00643F1D"/>
    <w:rsid w:val="00645BD2"/>
    <w:rsid w:val="00650EA3"/>
    <w:rsid w:val="00651A39"/>
    <w:rsid w:val="0065289A"/>
    <w:rsid w:val="006542B0"/>
    <w:rsid w:val="00655BDC"/>
    <w:rsid w:val="006649E9"/>
    <w:rsid w:val="00670294"/>
    <w:rsid w:val="00675204"/>
    <w:rsid w:val="0068257B"/>
    <w:rsid w:val="006844D4"/>
    <w:rsid w:val="0068666B"/>
    <w:rsid w:val="00687C3E"/>
    <w:rsid w:val="006934BC"/>
    <w:rsid w:val="006A183E"/>
    <w:rsid w:val="006A1B3D"/>
    <w:rsid w:val="006B1D0B"/>
    <w:rsid w:val="006B26ED"/>
    <w:rsid w:val="006B3899"/>
    <w:rsid w:val="006B784A"/>
    <w:rsid w:val="006C69D4"/>
    <w:rsid w:val="006C6B50"/>
    <w:rsid w:val="006D327A"/>
    <w:rsid w:val="006D6457"/>
    <w:rsid w:val="006D785B"/>
    <w:rsid w:val="006E43CC"/>
    <w:rsid w:val="006E7014"/>
    <w:rsid w:val="006F00CF"/>
    <w:rsid w:val="006F252B"/>
    <w:rsid w:val="006F4D4F"/>
    <w:rsid w:val="00705513"/>
    <w:rsid w:val="00712879"/>
    <w:rsid w:val="007153C3"/>
    <w:rsid w:val="0071706E"/>
    <w:rsid w:val="00722DA6"/>
    <w:rsid w:val="007239EC"/>
    <w:rsid w:val="00732AED"/>
    <w:rsid w:val="00735193"/>
    <w:rsid w:val="0074247C"/>
    <w:rsid w:val="00750E11"/>
    <w:rsid w:val="00754071"/>
    <w:rsid w:val="0075673D"/>
    <w:rsid w:val="00766994"/>
    <w:rsid w:val="00771FFF"/>
    <w:rsid w:val="00772BF0"/>
    <w:rsid w:val="0078151B"/>
    <w:rsid w:val="00782535"/>
    <w:rsid w:val="00786822"/>
    <w:rsid w:val="00787124"/>
    <w:rsid w:val="007907EF"/>
    <w:rsid w:val="007912E4"/>
    <w:rsid w:val="007954AB"/>
    <w:rsid w:val="00797DCE"/>
    <w:rsid w:val="007A375D"/>
    <w:rsid w:val="007B1C91"/>
    <w:rsid w:val="007B3DB8"/>
    <w:rsid w:val="007B6C27"/>
    <w:rsid w:val="007B733F"/>
    <w:rsid w:val="007B759F"/>
    <w:rsid w:val="007C4B1A"/>
    <w:rsid w:val="007C6FBA"/>
    <w:rsid w:val="007D4BCA"/>
    <w:rsid w:val="007E2C86"/>
    <w:rsid w:val="007E2EF2"/>
    <w:rsid w:val="007E6170"/>
    <w:rsid w:val="007E6A43"/>
    <w:rsid w:val="007F4006"/>
    <w:rsid w:val="007F677A"/>
    <w:rsid w:val="0080050C"/>
    <w:rsid w:val="00814C8B"/>
    <w:rsid w:val="00815FD0"/>
    <w:rsid w:val="008204E7"/>
    <w:rsid w:val="008238F6"/>
    <w:rsid w:val="0082607D"/>
    <w:rsid w:val="0083370C"/>
    <w:rsid w:val="00836449"/>
    <w:rsid w:val="00837352"/>
    <w:rsid w:val="0083737B"/>
    <w:rsid w:val="00840A85"/>
    <w:rsid w:val="00841C7B"/>
    <w:rsid w:val="00846F4C"/>
    <w:rsid w:val="00847B05"/>
    <w:rsid w:val="00847BD6"/>
    <w:rsid w:val="00851035"/>
    <w:rsid w:val="0085158E"/>
    <w:rsid w:val="008521B1"/>
    <w:rsid w:val="00853150"/>
    <w:rsid w:val="008542E1"/>
    <w:rsid w:val="00857F39"/>
    <w:rsid w:val="00860EEC"/>
    <w:rsid w:val="008619ED"/>
    <w:rsid w:val="00871B15"/>
    <w:rsid w:val="00872371"/>
    <w:rsid w:val="00876268"/>
    <w:rsid w:val="008806FE"/>
    <w:rsid w:val="0088415B"/>
    <w:rsid w:val="00890B2E"/>
    <w:rsid w:val="00890C18"/>
    <w:rsid w:val="008922A2"/>
    <w:rsid w:val="008936EA"/>
    <w:rsid w:val="008947A4"/>
    <w:rsid w:val="008948DD"/>
    <w:rsid w:val="00897EDF"/>
    <w:rsid w:val="008A1B1B"/>
    <w:rsid w:val="008A26AB"/>
    <w:rsid w:val="008A273A"/>
    <w:rsid w:val="008B22B6"/>
    <w:rsid w:val="008B3CF4"/>
    <w:rsid w:val="008B782A"/>
    <w:rsid w:val="008C088A"/>
    <w:rsid w:val="008C60B9"/>
    <w:rsid w:val="008C669F"/>
    <w:rsid w:val="008D1A67"/>
    <w:rsid w:val="008D2438"/>
    <w:rsid w:val="008D31D5"/>
    <w:rsid w:val="008D329B"/>
    <w:rsid w:val="008E27C8"/>
    <w:rsid w:val="008F2019"/>
    <w:rsid w:val="00904AAD"/>
    <w:rsid w:val="00904AEA"/>
    <w:rsid w:val="009102A7"/>
    <w:rsid w:val="00910843"/>
    <w:rsid w:val="009111E2"/>
    <w:rsid w:val="0091512A"/>
    <w:rsid w:val="00920FA5"/>
    <w:rsid w:val="00921E22"/>
    <w:rsid w:val="00921EC4"/>
    <w:rsid w:val="00934938"/>
    <w:rsid w:val="00940B17"/>
    <w:rsid w:val="00941102"/>
    <w:rsid w:val="00951239"/>
    <w:rsid w:val="009553FC"/>
    <w:rsid w:val="00955743"/>
    <w:rsid w:val="00961088"/>
    <w:rsid w:val="00970A67"/>
    <w:rsid w:val="00972F78"/>
    <w:rsid w:val="00976FAC"/>
    <w:rsid w:val="00983ED7"/>
    <w:rsid w:val="00985904"/>
    <w:rsid w:val="00985953"/>
    <w:rsid w:val="00987962"/>
    <w:rsid w:val="009979F8"/>
    <w:rsid w:val="009A2F3D"/>
    <w:rsid w:val="009A6D30"/>
    <w:rsid w:val="009A732D"/>
    <w:rsid w:val="009A7F7F"/>
    <w:rsid w:val="009B2421"/>
    <w:rsid w:val="009C0889"/>
    <w:rsid w:val="009C1DB4"/>
    <w:rsid w:val="009C2240"/>
    <w:rsid w:val="009C23D8"/>
    <w:rsid w:val="009C7B86"/>
    <w:rsid w:val="009D0DD7"/>
    <w:rsid w:val="009D569A"/>
    <w:rsid w:val="009D6F25"/>
    <w:rsid w:val="009E451F"/>
    <w:rsid w:val="009E4BB3"/>
    <w:rsid w:val="009E58E3"/>
    <w:rsid w:val="009F55ED"/>
    <w:rsid w:val="009F6570"/>
    <w:rsid w:val="00A05C1A"/>
    <w:rsid w:val="00A065C6"/>
    <w:rsid w:val="00A13543"/>
    <w:rsid w:val="00A259A3"/>
    <w:rsid w:val="00A2716E"/>
    <w:rsid w:val="00A27D61"/>
    <w:rsid w:val="00A350D1"/>
    <w:rsid w:val="00A41C18"/>
    <w:rsid w:val="00A43892"/>
    <w:rsid w:val="00A441A4"/>
    <w:rsid w:val="00A4573A"/>
    <w:rsid w:val="00A4672D"/>
    <w:rsid w:val="00A50E60"/>
    <w:rsid w:val="00A55747"/>
    <w:rsid w:val="00A55EDE"/>
    <w:rsid w:val="00A6122F"/>
    <w:rsid w:val="00A62C86"/>
    <w:rsid w:val="00A676DD"/>
    <w:rsid w:val="00A72A45"/>
    <w:rsid w:val="00A76390"/>
    <w:rsid w:val="00A82B2F"/>
    <w:rsid w:val="00A8564E"/>
    <w:rsid w:val="00A944DB"/>
    <w:rsid w:val="00A949BB"/>
    <w:rsid w:val="00AA39A6"/>
    <w:rsid w:val="00AA49DD"/>
    <w:rsid w:val="00AA59C3"/>
    <w:rsid w:val="00AB036E"/>
    <w:rsid w:val="00AB040B"/>
    <w:rsid w:val="00AB1010"/>
    <w:rsid w:val="00AB5DBA"/>
    <w:rsid w:val="00AC43EA"/>
    <w:rsid w:val="00AC5B4F"/>
    <w:rsid w:val="00AD0F2D"/>
    <w:rsid w:val="00AD2583"/>
    <w:rsid w:val="00AE0984"/>
    <w:rsid w:val="00AE0C36"/>
    <w:rsid w:val="00AF35B2"/>
    <w:rsid w:val="00B015A7"/>
    <w:rsid w:val="00B12EA9"/>
    <w:rsid w:val="00B16C43"/>
    <w:rsid w:val="00B2439F"/>
    <w:rsid w:val="00B25BF7"/>
    <w:rsid w:val="00B26AB3"/>
    <w:rsid w:val="00B375E0"/>
    <w:rsid w:val="00B46A5E"/>
    <w:rsid w:val="00B46BFA"/>
    <w:rsid w:val="00B55015"/>
    <w:rsid w:val="00B61112"/>
    <w:rsid w:val="00B63692"/>
    <w:rsid w:val="00B63F69"/>
    <w:rsid w:val="00B82596"/>
    <w:rsid w:val="00B94C22"/>
    <w:rsid w:val="00B96948"/>
    <w:rsid w:val="00BA54DF"/>
    <w:rsid w:val="00BB1D18"/>
    <w:rsid w:val="00BB3511"/>
    <w:rsid w:val="00BC0A22"/>
    <w:rsid w:val="00BC3DF4"/>
    <w:rsid w:val="00BC3E15"/>
    <w:rsid w:val="00BD443C"/>
    <w:rsid w:val="00BE3F16"/>
    <w:rsid w:val="00BF0715"/>
    <w:rsid w:val="00BF2829"/>
    <w:rsid w:val="00BF380F"/>
    <w:rsid w:val="00BF40C8"/>
    <w:rsid w:val="00BF4F2F"/>
    <w:rsid w:val="00C0193D"/>
    <w:rsid w:val="00C1686A"/>
    <w:rsid w:val="00C23EB2"/>
    <w:rsid w:val="00C24005"/>
    <w:rsid w:val="00C24B73"/>
    <w:rsid w:val="00C324B9"/>
    <w:rsid w:val="00C33631"/>
    <w:rsid w:val="00C34B02"/>
    <w:rsid w:val="00C35A63"/>
    <w:rsid w:val="00C36FD7"/>
    <w:rsid w:val="00C3783E"/>
    <w:rsid w:val="00C40413"/>
    <w:rsid w:val="00C447A3"/>
    <w:rsid w:val="00C47A11"/>
    <w:rsid w:val="00C52394"/>
    <w:rsid w:val="00C53727"/>
    <w:rsid w:val="00C626E6"/>
    <w:rsid w:val="00C70C9E"/>
    <w:rsid w:val="00C7231E"/>
    <w:rsid w:val="00C762A0"/>
    <w:rsid w:val="00C76CB0"/>
    <w:rsid w:val="00C9404C"/>
    <w:rsid w:val="00C97E0D"/>
    <w:rsid w:val="00CA1F96"/>
    <w:rsid w:val="00CA7DD2"/>
    <w:rsid w:val="00CB1698"/>
    <w:rsid w:val="00CC3DFF"/>
    <w:rsid w:val="00CD035D"/>
    <w:rsid w:val="00CD19C9"/>
    <w:rsid w:val="00CD2E3B"/>
    <w:rsid w:val="00CD41FC"/>
    <w:rsid w:val="00CD5D26"/>
    <w:rsid w:val="00CE4E90"/>
    <w:rsid w:val="00CE6D00"/>
    <w:rsid w:val="00CF3955"/>
    <w:rsid w:val="00CF66A0"/>
    <w:rsid w:val="00D02FD3"/>
    <w:rsid w:val="00D04198"/>
    <w:rsid w:val="00D04E6A"/>
    <w:rsid w:val="00D13CA1"/>
    <w:rsid w:val="00D2407E"/>
    <w:rsid w:val="00D24829"/>
    <w:rsid w:val="00D24E3C"/>
    <w:rsid w:val="00D25885"/>
    <w:rsid w:val="00D30986"/>
    <w:rsid w:val="00D321E9"/>
    <w:rsid w:val="00D363B5"/>
    <w:rsid w:val="00D40178"/>
    <w:rsid w:val="00D42397"/>
    <w:rsid w:val="00D45693"/>
    <w:rsid w:val="00D51247"/>
    <w:rsid w:val="00D561D3"/>
    <w:rsid w:val="00D57908"/>
    <w:rsid w:val="00D57E51"/>
    <w:rsid w:val="00D610AB"/>
    <w:rsid w:val="00D732EB"/>
    <w:rsid w:val="00D75FDF"/>
    <w:rsid w:val="00D7645C"/>
    <w:rsid w:val="00D8406D"/>
    <w:rsid w:val="00D84BD6"/>
    <w:rsid w:val="00D8575A"/>
    <w:rsid w:val="00D8726F"/>
    <w:rsid w:val="00D87DB3"/>
    <w:rsid w:val="00D90F38"/>
    <w:rsid w:val="00D9669C"/>
    <w:rsid w:val="00DA334D"/>
    <w:rsid w:val="00DA607B"/>
    <w:rsid w:val="00DA7A66"/>
    <w:rsid w:val="00DA7B4C"/>
    <w:rsid w:val="00DB1254"/>
    <w:rsid w:val="00DB2361"/>
    <w:rsid w:val="00DB3EB5"/>
    <w:rsid w:val="00DB58EC"/>
    <w:rsid w:val="00DB61CB"/>
    <w:rsid w:val="00DC071F"/>
    <w:rsid w:val="00DD059F"/>
    <w:rsid w:val="00DD3695"/>
    <w:rsid w:val="00DD41A4"/>
    <w:rsid w:val="00DD6DBE"/>
    <w:rsid w:val="00DE229B"/>
    <w:rsid w:val="00DE6A58"/>
    <w:rsid w:val="00DF2950"/>
    <w:rsid w:val="00E04033"/>
    <w:rsid w:val="00E06C49"/>
    <w:rsid w:val="00E076DA"/>
    <w:rsid w:val="00E21216"/>
    <w:rsid w:val="00E25657"/>
    <w:rsid w:val="00E27571"/>
    <w:rsid w:val="00E32ABF"/>
    <w:rsid w:val="00E338B5"/>
    <w:rsid w:val="00E377FD"/>
    <w:rsid w:val="00E43374"/>
    <w:rsid w:val="00E447C8"/>
    <w:rsid w:val="00E4595F"/>
    <w:rsid w:val="00E4668F"/>
    <w:rsid w:val="00E52232"/>
    <w:rsid w:val="00E52E97"/>
    <w:rsid w:val="00E53A4C"/>
    <w:rsid w:val="00E540E8"/>
    <w:rsid w:val="00E54AE4"/>
    <w:rsid w:val="00E60F59"/>
    <w:rsid w:val="00E63362"/>
    <w:rsid w:val="00E64B8F"/>
    <w:rsid w:val="00E75A41"/>
    <w:rsid w:val="00E77A7C"/>
    <w:rsid w:val="00E83F45"/>
    <w:rsid w:val="00E84AFE"/>
    <w:rsid w:val="00E86FB6"/>
    <w:rsid w:val="00E90A96"/>
    <w:rsid w:val="00E91041"/>
    <w:rsid w:val="00E92988"/>
    <w:rsid w:val="00E96FCD"/>
    <w:rsid w:val="00EA0D26"/>
    <w:rsid w:val="00EA42A9"/>
    <w:rsid w:val="00EA6944"/>
    <w:rsid w:val="00EA7E34"/>
    <w:rsid w:val="00EB3A6F"/>
    <w:rsid w:val="00EB3A83"/>
    <w:rsid w:val="00EB3C70"/>
    <w:rsid w:val="00EB4C05"/>
    <w:rsid w:val="00EC1FC7"/>
    <w:rsid w:val="00EC6929"/>
    <w:rsid w:val="00ED3ECF"/>
    <w:rsid w:val="00ED79D2"/>
    <w:rsid w:val="00ED7E5F"/>
    <w:rsid w:val="00EE1CD6"/>
    <w:rsid w:val="00EE4654"/>
    <w:rsid w:val="00EE4A61"/>
    <w:rsid w:val="00EF0D46"/>
    <w:rsid w:val="00EF0F9B"/>
    <w:rsid w:val="00EF13F0"/>
    <w:rsid w:val="00EF1644"/>
    <w:rsid w:val="00EF27E1"/>
    <w:rsid w:val="00EF48AB"/>
    <w:rsid w:val="00F00838"/>
    <w:rsid w:val="00F02D88"/>
    <w:rsid w:val="00F03EC8"/>
    <w:rsid w:val="00F04F53"/>
    <w:rsid w:val="00F04F9D"/>
    <w:rsid w:val="00F05C7D"/>
    <w:rsid w:val="00F1653A"/>
    <w:rsid w:val="00F2003B"/>
    <w:rsid w:val="00F20314"/>
    <w:rsid w:val="00F21130"/>
    <w:rsid w:val="00F31B93"/>
    <w:rsid w:val="00F33330"/>
    <w:rsid w:val="00F40DA4"/>
    <w:rsid w:val="00F435C4"/>
    <w:rsid w:val="00F46844"/>
    <w:rsid w:val="00F5203A"/>
    <w:rsid w:val="00F562E6"/>
    <w:rsid w:val="00F578F4"/>
    <w:rsid w:val="00F62048"/>
    <w:rsid w:val="00F65544"/>
    <w:rsid w:val="00F65C3C"/>
    <w:rsid w:val="00F65F11"/>
    <w:rsid w:val="00F67C89"/>
    <w:rsid w:val="00F7162D"/>
    <w:rsid w:val="00F74C17"/>
    <w:rsid w:val="00F76536"/>
    <w:rsid w:val="00F8088A"/>
    <w:rsid w:val="00F855E7"/>
    <w:rsid w:val="00F875E3"/>
    <w:rsid w:val="00F87B91"/>
    <w:rsid w:val="00F9200D"/>
    <w:rsid w:val="00F964A6"/>
    <w:rsid w:val="00FA0DA5"/>
    <w:rsid w:val="00FA702D"/>
    <w:rsid w:val="00FB1ABE"/>
    <w:rsid w:val="00FB709D"/>
    <w:rsid w:val="00FC1AB9"/>
    <w:rsid w:val="00FC47A0"/>
    <w:rsid w:val="00FC7714"/>
    <w:rsid w:val="00FE155F"/>
    <w:rsid w:val="00FF0436"/>
    <w:rsid w:val="00FF1B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34BD4"/>
  <w15:docId w15:val="{F2E1C08C-13C0-48D1-9F20-000D7BD6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2DBA"/>
    <w:rPr>
      <w:color w:val="605E5C"/>
      <w:shd w:val="clear" w:color="auto" w:fill="E1DFDD"/>
    </w:rPr>
  </w:style>
  <w:style w:type="character" w:styleId="Strong">
    <w:name w:val="Strong"/>
    <w:basedOn w:val="DefaultParagraphFont"/>
    <w:uiPriority w:val="22"/>
    <w:qFormat/>
    <w:rsid w:val="006844D4"/>
    <w:rPr>
      <w:b/>
      <w:bCs/>
    </w:rPr>
  </w:style>
  <w:style w:type="character" w:styleId="Emphasis">
    <w:name w:val="Emphasis"/>
    <w:basedOn w:val="DefaultParagraphFont"/>
    <w:uiPriority w:val="20"/>
    <w:qFormat/>
    <w:rsid w:val="006844D4"/>
    <w:rPr>
      <w:i/>
      <w:iCs/>
    </w:rPr>
  </w:style>
  <w:style w:type="paragraph" w:styleId="Revision">
    <w:name w:val="Revision"/>
    <w:hidden/>
    <w:uiPriority w:val="99"/>
    <w:semiHidden/>
    <w:rsid w:val="00E4668F"/>
  </w:style>
  <w:style w:type="paragraph" w:styleId="NoSpacing">
    <w:name w:val="No Spacing"/>
    <w:link w:val="NoSpacingChar"/>
    <w:uiPriority w:val="1"/>
    <w:qFormat/>
    <w:rsid w:val="007E617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E6170"/>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76294"/>
    <w:pPr>
      <w:tabs>
        <w:tab w:val="center" w:pos="4513"/>
        <w:tab w:val="right" w:pos="9026"/>
      </w:tabs>
    </w:pPr>
  </w:style>
  <w:style w:type="character" w:customStyle="1" w:styleId="HeaderChar">
    <w:name w:val="Header Char"/>
    <w:basedOn w:val="DefaultParagraphFont"/>
    <w:link w:val="Header"/>
    <w:uiPriority w:val="99"/>
    <w:rsid w:val="00176294"/>
  </w:style>
  <w:style w:type="paragraph" w:styleId="Footer">
    <w:name w:val="footer"/>
    <w:basedOn w:val="Normal"/>
    <w:link w:val="FooterChar"/>
    <w:uiPriority w:val="99"/>
    <w:unhideWhenUsed/>
    <w:rsid w:val="00176294"/>
    <w:pPr>
      <w:tabs>
        <w:tab w:val="center" w:pos="4513"/>
        <w:tab w:val="right" w:pos="9026"/>
      </w:tabs>
    </w:pPr>
  </w:style>
  <w:style w:type="character" w:customStyle="1" w:styleId="FooterChar">
    <w:name w:val="Footer Char"/>
    <w:basedOn w:val="DefaultParagraphFont"/>
    <w:link w:val="Footer"/>
    <w:uiPriority w:val="99"/>
    <w:rsid w:val="00176294"/>
  </w:style>
  <w:style w:type="character" w:styleId="FollowedHyperlink">
    <w:name w:val="FollowedHyperlink"/>
    <w:basedOn w:val="DefaultParagraphFont"/>
    <w:uiPriority w:val="99"/>
    <w:semiHidden/>
    <w:unhideWhenUsed/>
    <w:rsid w:val="003101A1"/>
    <w:rPr>
      <w:color w:val="954F72" w:themeColor="followedHyperlink"/>
      <w:u w:val="single"/>
    </w:rPr>
  </w:style>
  <w:style w:type="character" w:customStyle="1" w:styleId="katex">
    <w:name w:val="katex"/>
    <w:basedOn w:val="DefaultParagraphFont"/>
    <w:rsid w:val="002E7937"/>
  </w:style>
  <w:style w:type="character" w:styleId="CommentReference">
    <w:name w:val="annotation reference"/>
    <w:basedOn w:val="DefaultParagraphFont"/>
    <w:uiPriority w:val="99"/>
    <w:semiHidden/>
    <w:unhideWhenUsed/>
    <w:rsid w:val="00E540E8"/>
    <w:rPr>
      <w:sz w:val="16"/>
      <w:szCs w:val="16"/>
    </w:rPr>
  </w:style>
  <w:style w:type="paragraph" w:styleId="CommentText">
    <w:name w:val="annotation text"/>
    <w:basedOn w:val="Normal"/>
    <w:link w:val="CommentTextChar"/>
    <w:uiPriority w:val="99"/>
    <w:unhideWhenUsed/>
    <w:rsid w:val="00E540E8"/>
    <w:rPr>
      <w:sz w:val="20"/>
      <w:szCs w:val="20"/>
    </w:rPr>
  </w:style>
  <w:style w:type="character" w:customStyle="1" w:styleId="CommentTextChar">
    <w:name w:val="Comment Text Char"/>
    <w:basedOn w:val="DefaultParagraphFont"/>
    <w:link w:val="CommentText"/>
    <w:uiPriority w:val="99"/>
    <w:rsid w:val="00E540E8"/>
    <w:rPr>
      <w:sz w:val="20"/>
      <w:szCs w:val="20"/>
    </w:rPr>
  </w:style>
  <w:style w:type="paragraph" w:styleId="CommentSubject">
    <w:name w:val="annotation subject"/>
    <w:basedOn w:val="CommentText"/>
    <w:next w:val="CommentText"/>
    <w:link w:val="CommentSubjectChar"/>
    <w:uiPriority w:val="99"/>
    <w:semiHidden/>
    <w:unhideWhenUsed/>
    <w:rsid w:val="00E540E8"/>
    <w:rPr>
      <w:b/>
      <w:bCs/>
    </w:rPr>
  </w:style>
  <w:style w:type="character" w:customStyle="1" w:styleId="CommentSubjectChar">
    <w:name w:val="Comment Subject Char"/>
    <w:basedOn w:val="CommentTextChar"/>
    <w:link w:val="CommentSubject"/>
    <w:uiPriority w:val="99"/>
    <w:semiHidden/>
    <w:rsid w:val="00E540E8"/>
    <w:rPr>
      <w:b/>
      <w:bCs/>
      <w:sz w:val="20"/>
      <w:szCs w:val="20"/>
    </w:rPr>
  </w:style>
  <w:style w:type="table" w:styleId="TableGrid">
    <w:name w:val="Table Grid"/>
    <w:basedOn w:val="TableNormal"/>
    <w:uiPriority w:val="39"/>
    <w:rsid w:val="00353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97590">
      <w:bodyDiv w:val="1"/>
      <w:marLeft w:val="0"/>
      <w:marRight w:val="0"/>
      <w:marTop w:val="0"/>
      <w:marBottom w:val="0"/>
      <w:divBdr>
        <w:top w:val="none" w:sz="0" w:space="0" w:color="auto"/>
        <w:left w:val="none" w:sz="0" w:space="0" w:color="auto"/>
        <w:bottom w:val="none" w:sz="0" w:space="0" w:color="auto"/>
        <w:right w:val="none" w:sz="0" w:space="0" w:color="auto"/>
      </w:divBdr>
    </w:div>
    <w:div w:id="54934590">
      <w:bodyDiv w:val="1"/>
      <w:marLeft w:val="0"/>
      <w:marRight w:val="0"/>
      <w:marTop w:val="0"/>
      <w:marBottom w:val="0"/>
      <w:divBdr>
        <w:top w:val="none" w:sz="0" w:space="0" w:color="auto"/>
        <w:left w:val="none" w:sz="0" w:space="0" w:color="auto"/>
        <w:bottom w:val="none" w:sz="0" w:space="0" w:color="auto"/>
        <w:right w:val="none" w:sz="0" w:space="0" w:color="auto"/>
      </w:divBdr>
    </w:div>
    <w:div w:id="63453886">
      <w:bodyDiv w:val="1"/>
      <w:marLeft w:val="0"/>
      <w:marRight w:val="0"/>
      <w:marTop w:val="0"/>
      <w:marBottom w:val="0"/>
      <w:divBdr>
        <w:top w:val="none" w:sz="0" w:space="0" w:color="auto"/>
        <w:left w:val="none" w:sz="0" w:space="0" w:color="auto"/>
        <w:bottom w:val="none" w:sz="0" w:space="0" w:color="auto"/>
        <w:right w:val="none" w:sz="0" w:space="0" w:color="auto"/>
      </w:divBdr>
    </w:div>
    <w:div w:id="73212459">
      <w:bodyDiv w:val="1"/>
      <w:marLeft w:val="0"/>
      <w:marRight w:val="0"/>
      <w:marTop w:val="0"/>
      <w:marBottom w:val="0"/>
      <w:divBdr>
        <w:top w:val="none" w:sz="0" w:space="0" w:color="auto"/>
        <w:left w:val="none" w:sz="0" w:space="0" w:color="auto"/>
        <w:bottom w:val="none" w:sz="0" w:space="0" w:color="auto"/>
        <w:right w:val="none" w:sz="0" w:space="0" w:color="auto"/>
      </w:divBdr>
    </w:div>
    <w:div w:id="105664264">
      <w:bodyDiv w:val="1"/>
      <w:marLeft w:val="0"/>
      <w:marRight w:val="0"/>
      <w:marTop w:val="0"/>
      <w:marBottom w:val="0"/>
      <w:divBdr>
        <w:top w:val="none" w:sz="0" w:space="0" w:color="auto"/>
        <w:left w:val="none" w:sz="0" w:space="0" w:color="auto"/>
        <w:bottom w:val="none" w:sz="0" w:space="0" w:color="auto"/>
        <w:right w:val="none" w:sz="0" w:space="0" w:color="auto"/>
      </w:divBdr>
    </w:div>
    <w:div w:id="130296335">
      <w:bodyDiv w:val="1"/>
      <w:marLeft w:val="0"/>
      <w:marRight w:val="0"/>
      <w:marTop w:val="0"/>
      <w:marBottom w:val="0"/>
      <w:divBdr>
        <w:top w:val="none" w:sz="0" w:space="0" w:color="auto"/>
        <w:left w:val="none" w:sz="0" w:space="0" w:color="auto"/>
        <w:bottom w:val="none" w:sz="0" w:space="0" w:color="auto"/>
        <w:right w:val="none" w:sz="0" w:space="0" w:color="auto"/>
      </w:divBdr>
    </w:div>
    <w:div w:id="138307619">
      <w:bodyDiv w:val="1"/>
      <w:marLeft w:val="0"/>
      <w:marRight w:val="0"/>
      <w:marTop w:val="0"/>
      <w:marBottom w:val="0"/>
      <w:divBdr>
        <w:top w:val="none" w:sz="0" w:space="0" w:color="auto"/>
        <w:left w:val="none" w:sz="0" w:space="0" w:color="auto"/>
        <w:bottom w:val="none" w:sz="0" w:space="0" w:color="auto"/>
        <w:right w:val="none" w:sz="0" w:space="0" w:color="auto"/>
      </w:divBdr>
    </w:div>
    <w:div w:id="153372936">
      <w:bodyDiv w:val="1"/>
      <w:marLeft w:val="0"/>
      <w:marRight w:val="0"/>
      <w:marTop w:val="0"/>
      <w:marBottom w:val="0"/>
      <w:divBdr>
        <w:top w:val="none" w:sz="0" w:space="0" w:color="auto"/>
        <w:left w:val="none" w:sz="0" w:space="0" w:color="auto"/>
        <w:bottom w:val="none" w:sz="0" w:space="0" w:color="auto"/>
        <w:right w:val="none" w:sz="0" w:space="0" w:color="auto"/>
      </w:divBdr>
    </w:div>
    <w:div w:id="156653171">
      <w:bodyDiv w:val="1"/>
      <w:marLeft w:val="0"/>
      <w:marRight w:val="0"/>
      <w:marTop w:val="0"/>
      <w:marBottom w:val="0"/>
      <w:divBdr>
        <w:top w:val="none" w:sz="0" w:space="0" w:color="auto"/>
        <w:left w:val="none" w:sz="0" w:space="0" w:color="auto"/>
        <w:bottom w:val="none" w:sz="0" w:space="0" w:color="auto"/>
        <w:right w:val="none" w:sz="0" w:space="0" w:color="auto"/>
      </w:divBdr>
    </w:div>
    <w:div w:id="164714596">
      <w:bodyDiv w:val="1"/>
      <w:marLeft w:val="0"/>
      <w:marRight w:val="0"/>
      <w:marTop w:val="0"/>
      <w:marBottom w:val="0"/>
      <w:divBdr>
        <w:top w:val="none" w:sz="0" w:space="0" w:color="auto"/>
        <w:left w:val="none" w:sz="0" w:space="0" w:color="auto"/>
        <w:bottom w:val="none" w:sz="0" w:space="0" w:color="auto"/>
        <w:right w:val="none" w:sz="0" w:space="0" w:color="auto"/>
      </w:divBdr>
    </w:div>
    <w:div w:id="165830909">
      <w:bodyDiv w:val="1"/>
      <w:marLeft w:val="0"/>
      <w:marRight w:val="0"/>
      <w:marTop w:val="0"/>
      <w:marBottom w:val="0"/>
      <w:divBdr>
        <w:top w:val="none" w:sz="0" w:space="0" w:color="auto"/>
        <w:left w:val="none" w:sz="0" w:space="0" w:color="auto"/>
        <w:bottom w:val="none" w:sz="0" w:space="0" w:color="auto"/>
        <w:right w:val="none" w:sz="0" w:space="0" w:color="auto"/>
      </w:divBdr>
    </w:div>
    <w:div w:id="205263399">
      <w:bodyDiv w:val="1"/>
      <w:marLeft w:val="0"/>
      <w:marRight w:val="0"/>
      <w:marTop w:val="0"/>
      <w:marBottom w:val="0"/>
      <w:divBdr>
        <w:top w:val="none" w:sz="0" w:space="0" w:color="auto"/>
        <w:left w:val="none" w:sz="0" w:space="0" w:color="auto"/>
        <w:bottom w:val="none" w:sz="0" w:space="0" w:color="auto"/>
        <w:right w:val="none" w:sz="0" w:space="0" w:color="auto"/>
      </w:divBdr>
    </w:div>
    <w:div w:id="221983056">
      <w:bodyDiv w:val="1"/>
      <w:marLeft w:val="0"/>
      <w:marRight w:val="0"/>
      <w:marTop w:val="0"/>
      <w:marBottom w:val="0"/>
      <w:divBdr>
        <w:top w:val="none" w:sz="0" w:space="0" w:color="auto"/>
        <w:left w:val="none" w:sz="0" w:space="0" w:color="auto"/>
        <w:bottom w:val="none" w:sz="0" w:space="0" w:color="auto"/>
        <w:right w:val="none" w:sz="0" w:space="0" w:color="auto"/>
      </w:divBdr>
    </w:div>
    <w:div w:id="254292787">
      <w:bodyDiv w:val="1"/>
      <w:marLeft w:val="0"/>
      <w:marRight w:val="0"/>
      <w:marTop w:val="0"/>
      <w:marBottom w:val="0"/>
      <w:divBdr>
        <w:top w:val="none" w:sz="0" w:space="0" w:color="auto"/>
        <w:left w:val="none" w:sz="0" w:space="0" w:color="auto"/>
        <w:bottom w:val="none" w:sz="0" w:space="0" w:color="auto"/>
        <w:right w:val="none" w:sz="0" w:space="0" w:color="auto"/>
      </w:divBdr>
    </w:div>
    <w:div w:id="277569358">
      <w:bodyDiv w:val="1"/>
      <w:marLeft w:val="0"/>
      <w:marRight w:val="0"/>
      <w:marTop w:val="0"/>
      <w:marBottom w:val="0"/>
      <w:divBdr>
        <w:top w:val="none" w:sz="0" w:space="0" w:color="auto"/>
        <w:left w:val="none" w:sz="0" w:space="0" w:color="auto"/>
        <w:bottom w:val="none" w:sz="0" w:space="0" w:color="auto"/>
        <w:right w:val="none" w:sz="0" w:space="0" w:color="auto"/>
      </w:divBdr>
    </w:div>
    <w:div w:id="288052460">
      <w:bodyDiv w:val="1"/>
      <w:marLeft w:val="0"/>
      <w:marRight w:val="0"/>
      <w:marTop w:val="0"/>
      <w:marBottom w:val="0"/>
      <w:divBdr>
        <w:top w:val="none" w:sz="0" w:space="0" w:color="auto"/>
        <w:left w:val="none" w:sz="0" w:space="0" w:color="auto"/>
        <w:bottom w:val="none" w:sz="0" w:space="0" w:color="auto"/>
        <w:right w:val="none" w:sz="0" w:space="0" w:color="auto"/>
      </w:divBdr>
    </w:div>
    <w:div w:id="297998385">
      <w:bodyDiv w:val="1"/>
      <w:marLeft w:val="0"/>
      <w:marRight w:val="0"/>
      <w:marTop w:val="0"/>
      <w:marBottom w:val="0"/>
      <w:divBdr>
        <w:top w:val="none" w:sz="0" w:space="0" w:color="auto"/>
        <w:left w:val="none" w:sz="0" w:space="0" w:color="auto"/>
        <w:bottom w:val="none" w:sz="0" w:space="0" w:color="auto"/>
        <w:right w:val="none" w:sz="0" w:space="0" w:color="auto"/>
      </w:divBdr>
    </w:div>
    <w:div w:id="325479496">
      <w:bodyDiv w:val="1"/>
      <w:marLeft w:val="0"/>
      <w:marRight w:val="0"/>
      <w:marTop w:val="0"/>
      <w:marBottom w:val="0"/>
      <w:divBdr>
        <w:top w:val="none" w:sz="0" w:space="0" w:color="auto"/>
        <w:left w:val="none" w:sz="0" w:space="0" w:color="auto"/>
        <w:bottom w:val="none" w:sz="0" w:space="0" w:color="auto"/>
        <w:right w:val="none" w:sz="0" w:space="0" w:color="auto"/>
      </w:divBdr>
    </w:div>
    <w:div w:id="340354902">
      <w:bodyDiv w:val="1"/>
      <w:marLeft w:val="0"/>
      <w:marRight w:val="0"/>
      <w:marTop w:val="0"/>
      <w:marBottom w:val="0"/>
      <w:divBdr>
        <w:top w:val="none" w:sz="0" w:space="0" w:color="auto"/>
        <w:left w:val="none" w:sz="0" w:space="0" w:color="auto"/>
        <w:bottom w:val="none" w:sz="0" w:space="0" w:color="auto"/>
        <w:right w:val="none" w:sz="0" w:space="0" w:color="auto"/>
      </w:divBdr>
    </w:div>
    <w:div w:id="366486123">
      <w:bodyDiv w:val="1"/>
      <w:marLeft w:val="0"/>
      <w:marRight w:val="0"/>
      <w:marTop w:val="0"/>
      <w:marBottom w:val="0"/>
      <w:divBdr>
        <w:top w:val="none" w:sz="0" w:space="0" w:color="auto"/>
        <w:left w:val="none" w:sz="0" w:space="0" w:color="auto"/>
        <w:bottom w:val="none" w:sz="0" w:space="0" w:color="auto"/>
        <w:right w:val="none" w:sz="0" w:space="0" w:color="auto"/>
      </w:divBdr>
    </w:div>
    <w:div w:id="392628146">
      <w:bodyDiv w:val="1"/>
      <w:marLeft w:val="0"/>
      <w:marRight w:val="0"/>
      <w:marTop w:val="0"/>
      <w:marBottom w:val="0"/>
      <w:divBdr>
        <w:top w:val="none" w:sz="0" w:space="0" w:color="auto"/>
        <w:left w:val="none" w:sz="0" w:space="0" w:color="auto"/>
        <w:bottom w:val="none" w:sz="0" w:space="0" w:color="auto"/>
        <w:right w:val="none" w:sz="0" w:space="0" w:color="auto"/>
      </w:divBdr>
    </w:div>
    <w:div w:id="411779998">
      <w:bodyDiv w:val="1"/>
      <w:marLeft w:val="0"/>
      <w:marRight w:val="0"/>
      <w:marTop w:val="0"/>
      <w:marBottom w:val="0"/>
      <w:divBdr>
        <w:top w:val="none" w:sz="0" w:space="0" w:color="auto"/>
        <w:left w:val="none" w:sz="0" w:space="0" w:color="auto"/>
        <w:bottom w:val="none" w:sz="0" w:space="0" w:color="auto"/>
        <w:right w:val="none" w:sz="0" w:space="0" w:color="auto"/>
      </w:divBdr>
    </w:div>
    <w:div w:id="445271103">
      <w:bodyDiv w:val="1"/>
      <w:marLeft w:val="0"/>
      <w:marRight w:val="0"/>
      <w:marTop w:val="0"/>
      <w:marBottom w:val="0"/>
      <w:divBdr>
        <w:top w:val="none" w:sz="0" w:space="0" w:color="auto"/>
        <w:left w:val="none" w:sz="0" w:space="0" w:color="auto"/>
        <w:bottom w:val="none" w:sz="0" w:space="0" w:color="auto"/>
        <w:right w:val="none" w:sz="0" w:space="0" w:color="auto"/>
      </w:divBdr>
    </w:div>
    <w:div w:id="448864892">
      <w:bodyDiv w:val="1"/>
      <w:marLeft w:val="0"/>
      <w:marRight w:val="0"/>
      <w:marTop w:val="0"/>
      <w:marBottom w:val="0"/>
      <w:divBdr>
        <w:top w:val="none" w:sz="0" w:space="0" w:color="auto"/>
        <w:left w:val="none" w:sz="0" w:space="0" w:color="auto"/>
        <w:bottom w:val="none" w:sz="0" w:space="0" w:color="auto"/>
        <w:right w:val="none" w:sz="0" w:space="0" w:color="auto"/>
      </w:divBdr>
    </w:div>
    <w:div w:id="458768120">
      <w:bodyDiv w:val="1"/>
      <w:marLeft w:val="0"/>
      <w:marRight w:val="0"/>
      <w:marTop w:val="0"/>
      <w:marBottom w:val="0"/>
      <w:divBdr>
        <w:top w:val="none" w:sz="0" w:space="0" w:color="auto"/>
        <w:left w:val="none" w:sz="0" w:space="0" w:color="auto"/>
        <w:bottom w:val="none" w:sz="0" w:space="0" w:color="auto"/>
        <w:right w:val="none" w:sz="0" w:space="0" w:color="auto"/>
      </w:divBdr>
    </w:div>
    <w:div w:id="474832853">
      <w:bodyDiv w:val="1"/>
      <w:marLeft w:val="0"/>
      <w:marRight w:val="0"/>
      <w:marTop w:val="0"/>
      <w:marBottom w:val="0"/>
      <w:divBdr>
        <w:top w:val="none" w:sz="0" w:space="0" w:color="auto"/>
        <w:left w:val="none" w:sz="0" w:space="0" w:color="auto"/>
        <w:bottom w:val="none" w:sz="0" w:space="0" w:color="auto"/>
        <w:right w:val="none" w:sz="0" w:space="0" w:color="auto"/>
      </w:divBdr>
    </w:div>
    <w:div w:id="498663578">
      <w:bodyDiv w:val="1"/>
      <w:marLeft w:val="0"/>
      <w:marRight w:val="0"/>
      <w:marTop w:val="0"/>
      <w:marBottom w:val="0"/>
      <w:divBdr>
        <w:top w:val="none" w:sz="0" w:space="0" w:color="auto"/>
        <w:left w:val="none" w:sz="0" w:space="0" w:color="auto"/>
        <w:bottom w:val="none" w:sz="0" w:space="0" w:color="auto"/>
        <w:right w:val="none" w:sz="0" w:space="0" w:color="auto"/>
      </w:divBdr>
      <w:divsChild>
        <w:div w:id="1207647921">
          <w:marLeft w:val="0"/>
          <w:marRight w:val="0"/>
          <w:marTop w:val="0"/>
          <w:marBottom w:val="0"/>
          <w:divBdr>
            <w:top w:val="none" w:sz="0" w:space="0" w:color="auto"/>
            <w:left w:val="none" w:sz="0" w:space="0" w:color="auto"/>
            <w:bottom w:val="none" w:sz="0" w:space="0" w:color="auto"/>
            <w:right w:val="none" w:sz="0" w:space="0" w:color="auto"/>
          </w:divBdr>
          <w:divsChild>
            <w:div w:id="1739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9841">
      <w:bodyDiv w:val="1"/>
      <w:marLeft w:val="0"/>
      <w:marRight w:val="0"/>
      <w:marTop w:val="0"/>
      <w:marBottom w:val="0"/>
      <w:divBdr>
        <w:top w:val="none" w:sz="0" w:space="0" w:color="auto"/>
        <w:left w:val="none" w:sz="0" w:space="0" w:color="auto"/>
        <w:bottom w:val="none" w:sz="0" w:space="0" w:color="auto"/>
        <w:right w:val="none" w:sz="0" w:space="0" w:color="auto"/>
      </w:divBdr>
    </w:div>
    <w:div w:id="602499304">
      <w:bodyDiv w:val="1"/>
      <w:marLeft w:val="0"/>
      <w:marRight w:val="0"/>
      <w:marTop w:val="0"/>
      <w:marBottom w:val="0"/>
      <w:divBdr>
        <w:top w:val="none" w:sz="0" w:space="0" w:color="auto"/>
        <w:left w:val="none" w:sz="0" w:space="0" w:color="auto"/>
        <w:bottom w:val="none" w:sz="0" w:space="0" w:color="auto"/>
        <w:right w:val="none" w:sz="0" w:space="0" w:color="auto"/>
      </w:divBdr>
    </w:div>
    <w:div w:id="623199083">
      <w:bodyDiv w:val="1"/>
      <w:marLeft w:val="0"/>
      <w:marRight w:val="0"/>
      <w:marTop w:val="0"/>
      <w:marBottom w:val="0"/>
      <w:divBdr>
        <w:top w:val="none" w:sz="0" w:space="0" w:color="auto"/>
        <w:left w:val="none" w:sz="0" w:space="0" w:color="auto"/>
        <w:bottom w:val="none" w:sz="0" w:space="0" w:color="auto"/>
        <w:right w:val="none" w:sz="0" w:space="0" w:color="auto"/>
      </w:divBdr>
    </w:div>
    <w:div w:id="791679093">
      <w:bodyDiv w:val="1"/>
      <w:marLeft w:val="0"/>
      <w:marRight w:val="0"/>
      <w:marTop w:val="0"/>
      <w:marBottom w:val="0"/>
      <w:divBdr>
        <w:top w:val="none" w:sz="0" w:space="0" w:color="auto"/>
        <w:left w:val="none" w:sz="0" w:space="0" w:color="auto"/>
        <w:bottom w:val="none" w:sz="0" w:space="0" w:color="auto"/>
        <w:right w:val="none" w:sz="0" w:space="0" w:color="auto"/>
      </w:divBdr>
    </w:div>
    <w:div w:id="814294847">
      <w:bodyDiv w:val="1"/>
      <w:marLeft w:val="0"/>
      <w:marRight w:val="0"/>
      <w:marTop w:val="0"/>
      <w:marBottom w:val="0"/>
      <w:divBdr>
        <w:top w:val="none" w:sz="0" w:space="0" w:color="auto"/>
        <w:left w:val="none" w:sz="0" w:space="0" w:color="auto"/>
        <w:bottom w:val="none" w:sz="0" w:space="0" w:color="auto"/>
        <w:right w:val="none" w:sz="0" w:space="0" w:color="auto"/>
      </w:divBdr>
    </w:div>
    <w:div w:id="839153722">
      <w:bodyDiv w:val="1"/>
      <w:marLeft w:val="0"/>
      <w:marRight w:val="0"/>
      <w:marTop w:val="0"/>
      <w:marBottom w:val="0"/>
      <w:divBdr>
        <w:top w:val="none" w:sz="0" w:space="0" w:color="auto"/>
        <w:left w:val="none" w:sz="0" w:space="0" w:color="auto"/>
        <w:bottom w:val="none" w:sz="0" w:space="0" w:color="auto"/>
        <w:right w:val="none" w:sz="0" w:space="0" w:color="auto"/>
      </w:divBdr>
    </w:div>
    <w:div w:id="910384489">
      <w:bodyDiv w:val="1"/>
      <w:marLeft w:val="0"/>
      <w:marRight w:val="0"/>
      <w:marTop w:val="0"/>
      <w:marBottom w:val="0"/>
      <w:divBdr>
        <w:top w:val="none" w:sz="0" w:space="0" w:color="auto"/>
        <w:left w:val="none" w:sz="0" w:space="0" w:color="auto"/>
        <w:bottom w:val="none" w:sz="0" w:space="0" w:color="auto"/>
        <w:right w:val="none" w:sz="0" w:space="0" w:color="auto"/>
      </w:divBdr>
    </w:div>
    <w:div w:id="971667033">
      <w:bodyDiv w:val="1"/>
      <w:marLeft w:val="0"/>
      <w:marRight w:val="0"/>
      <w:marTop w:val="0"/>
      <w:marBottom w:val="0"/>
      <w:divBdr>
        <w:top w:val="none" w:sz="0" w:space="0" w:color="auto"/>
        <w:left w:val="none" w:sz="0" w:space="0" w:color="auto"/>
        <w:bottom w:val="none" w:sz="0" w:space="0" w:color="auto"/>
        <w:right w:val="none" w:sz="0" w:space="0" w:color="auto"/>
      </w:divBdr>
    </w:div>
    <w:div w:id="1011444623">
      <w:bodyDiv w:val="1"/>
      <w:marLeft w:val="0"/>
      <w:marRight w:val="0"/>
      <w:marTop w:val="0"/>
      <w:marBottom w:val="0"/>
      <w:divBdr>
        <w:top w:val="none" w:sz="0" w:space="0" w:color="auto"/>
        <w:left w:val="none" w:sz="0" w:space="0" w:color="auto"/>
        <w:bottom w:val="none" w:sz="0" w:space="0" w:color="auto"/>
        <w:right w:val="none" w:sz="0" w:space="0" w:color="auto"/>
      </w:divBdr>
    </w:div>
    <w:div w:id="1037850408">
      <w:bodyDiv w:val="1"/>
      <w:marLeft w:val="0"/>
      <w:marRight w:val="0"/>
      <w:marTop w:val="0"/>
      <w:marBottom w:val="0"/>
      <w:divBdr>
        <w:top w:val="none" w:sz="0" w:space="0" w:color="auto"/>
        <w:left w:val="none" w:sz="0" w:space="0" w:color="auto"/>
        <w:bottom w:val="none" w:sz="0" w:space="0" w:color="auto"/>
        <w:right w:val="none" w:sz="0" w:space="0" w:color="auto"/>
      </w:divBdr>
    </w:div>
    <w:div w:id="1099527312">
      <w:bodyDiv w:val="1"/>
      <w:marLeft w:val="0"/>
      <w:marRight w:val="0"/>
      <w:marTop w:val="0"/>
      <w:marBottom w:val="0"/>
      <w:divBdr>
        <w:top w:val="none" w:sz="0" w:space="0" w:color="auto"/>
        <w:left w:val="none" w:sz="0" w:space="0" w:color="auto"/>
        <w:bottom w:val="none" w:sz="0" w:space="0" w:color="auto"/>
        <w:right w:val="none" w:sz="0" w:space="0" w:color="auto"/>
      </w:divBdr>
    </w:div>
    <w:div w:id="1125004686">
      <w:bodyDiv w:val="1"/>
      <w:marLeft w:val="0"/>
      <w:marRight w:val="0"/>
      <w:marTop w:val="0"/>
      <w:marBottom w:val="0"/>
      <w:divBdr>
        <w:top w:val="none" w:sz="0" w:space="0" w:color="auto"/>
        <w:left w:val="none" w:sz="0" w:space="0" w:color="auto"/>
        <w:bottom w:val="none" w:sz="0" w:space="0" w:color="auto"/>
        <w:right w:val="none" w:sz="0" w:space="0" w:color="auto"/>
      </w:divBdr>
    </w:div>
    <w:div w:id="1141070994">
      <w:bodyDiv w:val="1"/>
      <w:marLeft w:val="0"/>
      <w:marRight w:val="0"/>
      <w:marTop w:val="0"/>
      <w:marBottom w:val="0"/>
      <w:divBdr>
        <w:top w:val="none" w:sz="0" w:space="0" w:color="auto"/>
        <w:left w:val="none" w:sz="0" w:space="0" w:color="auto"/>
        <w:bottom w:val="none" w:sz="0" w:space="0" w:color="auto"/>
        <w:right w:val="none" w:sz="0" w:space="0" w:color="auto"/>
      </w:divBdr>
    </w:div>
    <w:div w:id="1199850384">
      <w:bodyDiv w:val="1"/>
      <w:marLeft w:val="0"/>
      <w:marRight w:val="0"/>
      <w:marTop w:val="0"/>
      <w:marBottom w:val="0"/>
      <w:divBdr>
        <w:top w:val="none" w:sz="0" w:space="0" w:color="auto"/>
        <w:left w:val="none" w:sz="0" w:space="0" w:color="auto"/>
        <w:bottom w:val="none" w:sz="0" w:space="0" w:color="auto"/>
        <w:right w:val="none" w:sz="0" w:space="0" w:color="auto"/>
      </w:divBdr>
    </w:div>
    <w:div w:id="1214000388">
      <w:bodyDiv w:val="1"/>
      <w:marLeft w:val="0"/>
      <w:marRight w:val="0"/>
      <w:marTop w:val="0"/>
      <w:marBottom w:val="0"/>
      <w:divBdr>
        <w:top w:val="none" w:sz="0" w:space="0" w:color="auto"/>
        <w:left w:val="none" w:sz="0" w:space="0" w:color="auto"/>
        <w:bottom w:val="none" w:sz="0" w:space="0" w:color="auto"/>
        <w:right w:val="none" w:sz="0" w:space="0" w:color="auto"/>
      </w:divBdr>
    </w:div>
    <w:div w:id="1267931175">
      <w:bodyDiv w:val="1"/>
      <w:marLeft w:val="0"/>
      <w:marRight w:val="0"/>
      <w:marTop w:val="0"/>
      <w:marBottom w:val="0"/>
      <w:divBdr>
        <w:top w:val="none" w:sz="0" w:space="0" w:color="auto"/>
        <w:left w:val="none" w:sz="0" w:space="0" w:color="auto"/>
        <w:bottom w:val="none" w:sz="0" w:space="0" w:color="auto"/>
        <w:right w:val="none" w:sz="0" w:space="0" w:color="auto"/>
      </w:divBdr>
    </w:div>
    <w:div w:id="1324554510">
      <w:bodyDiv w:val="1"/>
      <w:marLeft w:val="0"/>
      <w:marRight w:val="0"/>
      <w:marTop w:val="0"/>
      <w:marBottom w:val="0"/>
      <w:divBdr>
        <w:top w:val="none" w:sz="0" w:space="0" w:color="auto"/>
        <w:left w:val="none" w:sz="0" w:space="0" w:color="auto"/>
        <w:bottom w:val="none" w:sz="0" w:space="0" w:color="auto"/>
        <w:right w:val="none" w:sz="0" w:space="0" w:color="auto"/>
      </w:divBdr>
    </w:div>
    <w:div w:id="1333146824">
      <w:bodyDiv w:val="1"/>
      <w:marLeft w:val="0"/>
      <w:marRight w:val="0"/>
      <w:marTop w:val="0"/>
      <w:marBottom w:val="0"/>
      <w:divBdr>
        <w:top w:val="none" w:sz="0" w:space="0" w:color="auto"/>
        <w:left w:val="none" w:sz="0" w:space="0" w:color="auto"/>
        <w:bottom w:val="none" w:sz="0" w:space="0" w:color="auto"/>
        <w:right w:val="none" w:sz="0" w:space="0" w:color="auto"/>
      </w:divBdr>
    </w:div>
    <w:div w:id="1394113351">
      <w:bodyDiv w:val="1"/>
      <w:marLeft w:val="0"/>
      <w:marRight w:val="0"/>
      <w:marTop w:val="0"/>
      <w:marBottom w:val="0"/>
      <w:divBdr>
        <w:top w:val="none" w:sz="0" w:space="0" w:color="auto"/>
        <w:left w:val="none" w:sz="0" w:space="0" w:color="auto"/>
        <w:bottom w:val="none" w:sz="0" w:space="0" w:color="auto"/>
        <w:right w:val="none" w:sz="0" w:space="0" w:color="auto"/>
      </w:divBdr>
    </w:div>
    <w:div w:id="1396707600">
      <w:bodyDiv w:val="1"/>
      <w:marLeft w:val="0"/>
      <w:marRight w:val="0"/>
      <w:marTop w:val="0"/>
      <w:marBottom w:val="0"/>
      <w:divBdr>
        <w:top w:val="none" w:sz="0" w:space="0" w:color="auto"/>
        <w:left w:val="none" w:sz="0" w:space="0" w:color="auto"/>
        <w:bottom w:val="none" w:sz="0" w:space="0" w:color="auto"/>
        <w:right w:val="none" w:sz="0" w:space="0" w:color="auto"/>
      </w:divBdr>
    </w:div>
    <w:div w:id="1415862240">
      <w:bodyDiv w:val="1"/>
      <w:marLeft w:val="0"/>
      <w:marRight w:val="0"/>
      <w:marTop w:val="0"/>
      <w:marBottom w:val="0"/>
      <w:divBdr>
        <w:top w:val="none" w:sz="0" w:space="0" w:color="auto"/>
        <w:left w:val="none" w:sz="0" w:space="0" w:color="auto"/>
        <w:bottom w:val="none" w:sz="0" w:space="0" w:color="auto"/>
        <w:right w:val="none" w:sz="0" w:space="0" w:color="auto"/>
      </w:divBdr>
    </w:div>
    <w:div w:id="1434589451">
      <w:bodyDiv w:val="1"/>
      <w:marLeft w:val="0"/>
      <w:marRight w:val="0"/>
      <w:marTop w:val="0"/>
      <w:marBottom w:val="0"/>
      <w:divBdr>
        <w:top w:val="none" w:sz="0" w:space="0" w:color="auto"/>
        <w:left w:val="none" w:sz="0" w:space="0" w:color="auto"/>
        <w:bottom w:val="none" w:sz="0" w:space="0" w:color="auto"/>
        <w:right w:val="none" w:sz="0" w:space="0" w:color="auto"/>
      </w:divBdr>
    </w:div>
    <w:div w:id="1535532182">
      <w:bodyDiv w:val="1"/>
      <w:marLeft w:val="0"/>
      <w:marRight w:val="0"/>
      <w:marTop w:val="0"/>
      <w:marBottom w:val="0"/>
      <w:divBdr>
        <w:top w:val="none" w:sz="0" w:space="0" w:color="auto"/>
        <w:left w:val="none" w:sz="0" w:space="0" w:color="auto"/>
        <w:bottom w:val="none" w:sz="0" w:space="0" w:color="auto"/>
        <w:right w:val="none" w:sz="0" w:space="0" w:color="auto"/>
      </w:divBdr>
    </w:div>
    <w:div w:id="1563982538">
      <w:bodyDiv w:val="1"/>
      <w:marLeft w:val="0"/>
      <w:marRight w:val="0"/>
      <w:marTop w:val="0"/>
      <w:marBottom w:val="0"/>
      <w:divBdr>
        <w:top w:val="none" w:sz="0" w:space="0" w:color="auto"/>
        <w:left w:val="none" w:sz="0" w:space="0" w:color="auto"/>
        <w:bottom w:val="none" w:sz="0" w:space="0" w:color="auto"/>
        <w:right w:val="none" w:sz="0" w:space="0" w:color="auto"/>
      </w:divBdr>
    </w:div>
    <w:div w:id="1602177714">
      <w:bodyDiv w:val="1"/>
      <w:marLeft w:val="0"/>
      <w:marRight w:val="0"/>
      <w:marTop w:val="0"/>
      <w:marBottom w:val="0"/>
      <w:divBdr>
        <w:top w:val="none" w:sz="0" w:space="0" w:color="auto"/>
        <w:left w:val="none" w:sz="0" w:space="0" w:color="auto"/>
        <w:bottom w:val="none" w:sz="0" w:space="0" w:color="auto"/>
        <w:right w:val="none" w:sz="0" w:space="0" w:color="auto"/>
      </w:divBdr>
    </w:div>
    <w:div w:id="1613705636">
      <w:bodyDiv w:val="1"/>
      <w:marLeft w:val="0"/>
      <w:marRight w:val="0"/>
      <w:marTop w:val="0"/>
      <w:marBottom w:val="0"/>
      <w:divBdr>
        <w:top w:val="none" w:sz="0" w:space="0" w:color="auto"/>
        <w:left w:val="none" w:sz="0" w:space="0" w:color="auto"/>
        <w:bottom w:val="none" w:sz="0" w:space="0" w:color="auto"/>
        <w:right w:val="none" w:sz="0" w:space="0" w:color="auto"/>
      </w:divBdr>
    </w:div>
    <w:div w:id="1664552037">
      <w:bodyDiv w:val="1"/>
      <w:marLeft w:val="0"/>
      <w:marRight w:val="0"/>
      <w:marTop w:val="0"/>
      <w:marBottom w:val="0"/>
      <w:divBdr>
        <w:top w:val="none" w:sz="0" w:space="0" w:color="auto"/>
        <w:left w:val="none" w:sz="0" w:space="0" w:color="auto"/>
        <w:bottom w:val="none" w:sz="0" w:space="0" w:color="auto"/>
        <w:right w:val="none" w:sz="0" w:space="0" w:color="auto"/>
      </w:divBdr>
    </w:div>
    <w:div w:id="1671710479">
      <w:bodyDiv w:val="1"/>
      <w:marLeft w:val="0"/>
      <w:marRight w:val="0"/>
      <w:marTop w:val="0"/>
      <w:marBottom w:val="0"/>
      <w:divBdr>
        <w:top w:val="none" w:sz="0" w:space="0" w:color="auto"/>
        <w:left w:val="none" w:sz="0" w:space="0" w:color="auto"/>
        <w:bottom w:val="none" w:sz="0" w:space="0" w:color="auto"/>
        <w:right w:val="none" w:sz="0" w:space="0" w:color="auto"/>
      </w:divBdr>
    </w:div>
    <w:div w:id="1673871248">
      <w:bodyDiv w:val="1"/>
      <w:marLeft w:val="0"/>
      <w:marRight w:val="0"/>
      <w:marTop w:val="0"/>
      <w:marBottom w:val="0"/>
      <w:divBdr>
        <w:top w:val="none" w:sz="0" w:space="0" w:color="auto"/>
        <w:left w:val="none" w:sz="0" w:space="0" w:color="auto"/>
        <w:bottom w:val="none" w:sz="0" w:space="0" w:color="auto"/>
        <w:right w:val="none" w:sz="0" w:space="0" w:color="auto"/>
      </w:divBdr>
    </w:div>
    <w:div w:id="1688173143">
      <w:bodyDiv w:val="1"/>
      <w:marLeft w:val="0"/>
      <w:marRight w:val="0"/>
      <w:marTop w:val="0"/>
      <w:marBottom w:val="0"/>
      <w:divBdr>
        <w:top w:val="none" w:sz="0" w:space="0" w:color="auto"/>
        <w:left w:val="none" w:sz="0" w:space="0" w:color="auto"/>
        <w:bottom w:val="none" w:sz="0" w:space="0" w:color="auto"/>
        <w:right w:val="none" w:sz="0" w:space="0" w:color="auto"/>
      </w:divBdr>
    </w:div>
    <w:div w:id="1741249729">
      <w:bodyDiv w:val="1"/>
      <w:marLeft w:val="0"/>
      <w:marRight w:val="0"/>
      <w:marTop w:val="0"/>
      <w:marBottom w:val="0"/>
      <w:divBdr>
        <w:top w:val="none" w:sz="0" w:space="0" w:color="auto"/>
        <w:left w:val="none" w:sz="0" w:space="0" w:color="auto"/>
        <w:bottom w:val="none" w:sz="0" w:space="0" w:color="auto"/>
        <w:right w:val="none" w:sz="0" w:space="0" w:color="auto"/>
      </w:divBdr>
    </w:div>
    <w:div w:id="1801724941">
      <w:bodyDiv w:val="1"/>
      <w:marLeft w:val="0"/>
      <w:marRight w:val="0"/>
      <w:marTop w:val="0"/>
      <w:marBottom w:val="0"/>
      <w:divBdr>
        <w:top w:val="none" w:sz="0" w:space="0" w:color="auto"/>
        <w:left w:val="none" w:sz="0" w:space="0" w:color="auto"/>
        <w:bottom w:val="none" w:sz="0" w:space="0" w:color="auto"/>
        <w:right w:val="none" w:sz="0" w:space="0" w:color="auto"/>
      </w:divBdr>
    </w:div>
    <w:div w:id="1836339680">
      <w:bodyDiv w:val="1"/>
      <w:marLeft w:val="0"/>
      <w:marRight w:val="0"/>
      <w:marTop w:val="0"/>
      <w:marBottom w:val="0"/>
      <w:divBdr>
        <w:top w:val="none" w:sz="0" w:space="0" w:color="auto"/>
        <w:left w:val="none" w:sz="0" w:space="0" w:color="auto"/>
        <w:bottom w:val="none" w:sz="0" w:space="0" w:color="auto"/>
        <w:right w:val="none" w:sz="0" w:space="0" w:color="auto"/>
      </w:divBdr>
    </w:div>
    <w:div w:id="1851290329">
      <w:bodyDiv w:val="1"/>
      <w:marLeft w:val="0"/>
      <w:marRight w:val="0"/>
      <w:marTop w:val="0"/>
      <w:marBottom w:val="0"/>
      <w:divBdr>
        <w:top w:val="none" w:sz="0" w:space="0" w:color="auto"/>
        <w:left w:val="none" w:sz="0" w:space="0" w:color="auto"/>
        <w:bottom w:val="none" w:sz="0" w:space="0" w:color="auto"/>
        <w:right w:val="none" w:sz="0" w:space="0" w:color="auto"/>
      </w:divBdr>
    </w:div>
    <w:div w:id="1915161114">
      <w:bodyDiv w:val="1"/>
      <w:marLeft w:val="0"/>
      <w:marRight w:val="0"/>
      <w:marTop w:val="0"/>
      <w:marBottom w:val="0"/>
      <w:divBdr>
        <w:top w:val="none" w:sz="0" w:space="0" w:color="auto"/>
        <w:left w:val="none" w:sz="0" w:space="0" w:color="auto"/>
        <w:bottom w:val="none" w:sz="0" w:space="0" w:color="auto"/>
        <w:right w:val="none" w:sz="0" w:space="0" w:color="auto"/>
      </w:divBdr>
    </w:div>
    <w:div w:id="1953129930">
      <w:bodyDiv w:val="1"/>
      <w:marLeft w:val="0"/>
      <w:marRight w:val="0"/>
      <w:marTop w:val="0"/>
      <w:marBottom w:val="0"/>
      <w:divBdr>
        <w:top w:val="none" w:sz="0" w:space="0" w:color="auto"/>
        <w:left w:val="none" w:sz="0" w:space="0" w:color="auto"/>
        <w:bottom w:val="none" w:sz="0" w:space="0" w:color="auto"/>
        <w:right w:val="none" w:sz="0" w:space="0" w:color="auto"/>
      </w:divBdr>
    </w:div>
    <w:div w:id="2033801200">
      <w:bodyDiv w:val="1"/>
      <w:marLeft w:val="0"/>
      <w:marRight w:val="0"/>
      <w:marTop w:val="0"/>
      <w:marBottom w:val="0"/>
      <w:divBdr>
        <w:top w:val="none" w:sz="0" w:space="0" w:color="auto"/>
        <w:left w:val="none" w:sz="0" w:space="0" w:color="auto"/>
        <w:bottom w:val="none" w:sz="0" w:space="0" w:color="auto"/>
        <w:right w:val="none" w:sz="0" w:space="0" w:color="auto"/>
      </w:divBdr>
    </w:div>
    <w:div w:id="2054117553">
      <w:bodyDiv w:val="1"/>
      <w:marLeft w:val="0"/>
      <w:marRight w:val="0"/>
      <w:marTop w:val="0"/>
      <w:marBottom w:val="0"/>
      <w:divBdr>
        <w:top w:val="none" w:sz="0" w:space="0" w:color="auto"/>
        <w:left w:val="none" w:sz="0" w:space="0" w:color="auto"/>
        <w:bottom w:val="none" w:sz="0" w:space="0" w:color="auto"/>
        <w:right w:val="none" w:sz="0" w:space="0" w:color="auto"/>
      </w:divBdr>
    </w:div>
    <w:div w:id="2085640585">
      <w:bodyDiv w:val="1"/>
      <w:marLeft w:val="0"/>
      <w:marRight w:val="0"/>
      <w:marTop w:val="0"/>
      <w:marBottom w:val="0"/>
      <w:divBdr>
        <w:top w:val="none" w:sz="0" w:space="0" w:color="auto"/>
        <w:left w:val="none" w:sz="0" w:space="0" w:color="auto"/>
        <w:bottom w:val="none" w:sz="0" w:space="0" w:color="auto"/>
        <w:right w:val="none" w:sz="0" w:space="0" w:color="auto"/>
      </w:divBdr>
    </w:div>
    <w:div w:id="2144808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doi.org/10.1787/7946bc8a-en" TargetMode="External"/><Relationship Id="rId21" Type="http://schemas.openxmlformats.org/officeDocument/2006/relationships/image" Target="media/image5.png"/><Relationship Id="rId34" Type="http://schemas.openxmlformats.org/officeDocument/2006/relationships/hyperlink" Target="https://doi.org/10.1016/j.marpol.2007.09.002" TargetMode="External"/><Relationship Id="rId42" Type="http://schemas.openxmlformats.org/officeDocument/2006/relationships/hyperlink" Target="https://doi.org/10.1016/j.jenvman.2009.01.001" TargetMode="External"/><Relationship Id="rId47" Type="http://schemas.openxmlformats.org/officeDocument/2006/relationships/header" Target="header4.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doi.org/10.1007/s00267-022-01607-w" TargetMode="External"/><Relationship Id="rId11" Type="http://schemas.microsoft.com/office/2018/08/relationships/commentsExtensible" Target="commentsExtensible.xml"/><Relationship Id="rId24" Type="http://schemas.openxmlformats.org/officeDocument/2006/relationships/image" Target="media/image8.png"/><Relationship Id="rId32" Type="http://schemas.openxmlformats.org/officeDocument/2006/relationships/hyperlink" Target="https://doi.org/10.1111/j.1523-1739.2008.01041.x" TargetMode="External"/><Relationship Id="rId37" Type="http://schemas.openxmlformats.org/officeDocument/2006/relationships/hyperlink" Target="https://doi.org/10.1080/08920753.2026.2623355" TargetMode="External"/><Relationship Id="rId40" Type="http://schemas.openxmlformats.org/officeDocument/2006/relationships/hyperlink" Target="https://doi.org/10.1016/j.marpol.2021.104876" TargetMode="External"/><Relationship Id="rId45" Type="http://schemas.openxmlformats.org/officeDocument/2006/relationships/hyperlink" Target="https://doi.org/10.1016/j.ocecoaman.2020.105498"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hyperlink" Target="https://doi.org/10.1016/j.ocecoaman.2023.106766" TargetMode="External"/><Relationship Id="rId36" Type="http://schemas.openxmlformats.org/officeDocument/2006/relationships/hyperlink" Target="https://doi.org/10.1108/PAP-10-2022-0119" TargetMode="External"/><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3.png"/><Relationship Id="rId31" Type="http://schemas.openxmlformats.org/officeDocument/2006/relationships/hyperlink" Target="https://doi.org/10.1111/j.1467-7679.2010.00486.x" TargetMode="External"/><Relationship Id="rId44" Type="http://schemas.openxmlformats.org/officeDocument/2006/relationships/hyperlink" Target="https://www.seafdec.org/fisheries-country-profile-indonesia/"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doi.org/10.1016/j.marpol.2025.106988" TargetMode="External"/><Relationship Id="rId35" Type="http://schemas.openxmlformats.org/officeDocument/2006/relationships/hyperlink" Target="https://doi.org/10.1016/j.marpol.2008.12.002" TargetMode="External"/><Relationship Id="rId43" Type="http://schemas.openxmlformats.org/officeDocument/2006/relationships/hyperlink" Target="https://doi.org/10.1016/j.marpol.2021.104452" TargetMode="External"/><Relationship Id="rId48" Type="http://schemas.openxmlformats.org/officeDocument/2006/relationships/footer" Target="footer3.xm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hyperlink" Target="https://tirtanews.co.id/2025/10/21/hnsi-cilegon-desak-ksop-banten-tegakkan-keadilan-ruang-laut-untuk-nelayan/" TargetMode="External"/><Relationship Id="rId38" Type="http://schemas.openxmlformats.org/officeDocument/2006/relationships/hyperlink" Target="https://doi.org/10.1177/1049732315617444" TargetMode="External"/><Relationship Id="rId46" Type="http://schemas.openxmlformats.org/officeDocument/2006/relationships/hyperlink" Target="https://doi.org/10.1088/1755-1315/420/1/012035" TargetMode="External"/><Relationship Id="rId20" Type="http://schemas.openxmlformats.org/officeDocument/2006/relationships/image" Target="media/image4.png"/><Relationship Id="rId41" Type="http://schemas.openxmlformats.org/officeDocument/2006/relationships/hyperlink" Target="https://doi.org/10.1007/s10488-013-0528-y"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90D3-D688-4BB0-BA53-46912FF9F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51</Pages>
  <Words>13732</Words>
  <Characters>78275</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Ridwan S</cp:lastModifiedBy>
  <cp:revision>86</cp:revision>
  <cp:lastPrinted>2026-09-16T04:54:00Z</cp:lastPrinted>
  <dcterms:created xsi:type="dcterms:W3CDTF">2026-09-29T07:20:00Z</dcterms:created>
  <dcterms:modified xsi:type="dcterms:W3CDTF">2026-10-03T19:22:00Z</dcterms:modified>
</cp:coreProperties>
</file>